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A6C654" w14:textId="77777777" w:rsidR="00F9047B" w:rsidRPr="00F9047B" w:rsidRDefault="00F9047B" w:rsidP="00F9047B">
      <w:pPr>
        <w:widowControl w:val="0"/>
        <w:autoSpaceDE w:val="0"/>
        <w:autoSpaceDN w:val="0"/>
        <w:spacing w:before="87"/>
        <w:ind w:left="679" w:right="707"/>
        <w:jc w:val="center"/>
        <w:rPr>
          <w:rFonts w:ascii="Calibri Light" w:eastAsia="Calibri Light" w:hAnsi="Calibri Light" w:cs="Calibri Light"/>
          <w:sz w:val="52"/>
          <w:szCs w:val="52"/>
          <w:lang w:val="es-ES"/>
        </w:rPr>
      </w:pPr>
      <w:r w:rsidRPr="00F9047B">
        <w:rPr>
          <w:rFonts w:ascii="Calibri Light" w:eastAsia="Calibri Light" w:hAnsi="Calibri Light" w:cs="Calibri Light"/>
          <w:sz w:val="52"/>
          <w:szCs w:val="52"/>
          <w:lang w:val="es-ES"/>
        </w:rPr>
        <w:t>Universidad de Buenos Aires Facultad de Ciencias Económicas</w:t>
      </w:r>
    </w:p>
    <w:p w14:paraId="6013755B" w14:textId="77777777" w:rsidR="00F9047B" w:rsidRPr="00F9047B" w:rsidRDefault="00F9047B" w:rsidP="00F9047B">
      <w:pPr>
        <w:widowControl w:val="0"/>
        <w:autoSpaceDE w:val="0"/>
        <w:autoSpaceDN w:val="0"/>
        <w:spacing w:line="487" w:lineRule="exact"/>
        <w:ind w:left="681" w:right="707"/>
        <w:jc w:val="center"/>
        <w:outlineLvl w:val="0"/>
        <w:rPr>
          <w:rFonts w:ascii="Calibri Light" w:eastAsia="Calibri Light" w:hAnsi="Calibri Light" w:cs="Calibri Light"/>
          <w:sz w:val="40"/>
          <w:szCs w:val="40"/>
          <w:lang w:val="es-ES"/>
        </w:rPr>
      </w:pPr>
      <w:r w:rsidRPr="00F9047B">
        <w:rPr>
          <w:rFonts w:ascii="Calibri Light" w:eastAsia="Calibri Light" w:hAnsi="Calibri Light" w:cs="Calibri Light"/>
          <w:sz w:val="40"/>
          <w:szCs w:val="40"/>
          <w:lang w:val="es-ES"/>
        </w:rPr>
        <w:t>Escuela</w:t>
      </w:r>
      <w:r w:rsidRPr="00F9047B">
        <w:rPr>
          <w:rFonts w:ascii="Calibri Light" w:eastAsia="Calibri Light" w:hAnsi="Calibri Light" w:cs="Calibri Light"/>
          <w:spacing w:val="19"/>
          <w:sz w:val="40"/>
          <w:szCs w:val="40"/>
          <w:lang w:val="es-ES"/>
        </w:rPr>
        <w:t xml:space="preserve"> </w:t>
      </w:r>
      <w:r w:rsidRPr="00F9047B">
        <w:rPr>
          <w:rFonts w:ascii="Calibri Light" w:eastAsia="Calibri Light" w:hAnsi="Calibri Light" w:cs="Calibri Light"/>
          <w:sz w:val="40"/>
          <w:szCs w:val="40"/>
          <w:lang w:val="es-ES"/>
        </w:rPr>
        <w:t>de</w:t>
      </w:r>
      <w:r w:rsidRPr="00F9047B">
        <w:rPr>
          <w:rFonts w:ascii="Calibri Light" w:eastAsia="Calibri Light" w:hAnsi="Calibri Light" w:cs="Calibri Light"/>
          <w:spacing w:val="20"/>
          <w:sz w:val="40"/>
          <w:szCs w:val="40"/>
          <w:lang w:val="es-ES"/>
        </w:rPr>
        <w:t xml:space="preserve"> </w:t>
      </w:r>
      <w:r w:rsidRPr="00F9047B">
        <w:rPr>
          <w:rFonts w:ascii="Calibri Light" w:eastAsia="Calibri Light" w:hAnsi="Calibri Light" w:cs="Calibri Light"/>
          <w:sz w:val="40"/>
          <w:szCs w:val="40"/>
          <w:lang w:val="es-ES"/>
        </w:rPr>
        <w:t>Negocios</w:t>
      </w:r>
      <w:r w:rsidRPr="00F9047B">
        <w:rPr>
          <w:rFonts w:ascii="Calibri Light" w:eastAsia="Calibri Light" w:hAnsi="Calibri Light" w:cs="Calibri Light"/>
          <w:spacing w:val="19"/>
          <w:sz w:val="40"/>
          <w:szCs w:val="40"/>
          <w:lang w:val="es-ES"/>
        </w:rPr>
        <w:t xml:space="preserve"> </w:t>
      </w:r>
      <w:r w:rsidRPr="00F9047B">
        <w:rPr>
          <w:rFonts w:ascii="Calibri Light" w:eastAsia="Calibri Light" w:hAnsi="Calibri Light" w:cs="Calibri Light"/>
          <w:sz w:val="40"/>
          <w:szCs w:val="40"/>
          <w:lang w:val="es-ES"/>
        </w:rPr>
        <w:t>y</w:t>
      </w:r>
      <w:r w:rsidRPr="00F9047B">
        <w:rPr>
          <w:rFonts w:ascii="Calibri Light" w:eastAsia="Calibri Light" w:hAnsi="Calibri Light" w:cs="Calibri Light"/>
          <w:spacing w:val="22"/>
          <w:sz w:val="40"/>
          <w:szCs w:val="40"/>
          <w:lang w:val="es-ES"/>
        </w:rPr>
        <w:t xml:space="preserve"> </w:t>
      </w:r>
      <w:r w:rsidRPr="00F9047B">
        <w:rPr>
          <w:rFonts w:ascii="Calibri Light" w:eastAsia="Calibri Light" w:hAnsi="Calibri Light" w:cs="Calibri Light"/>
          <w:sz w:val="40"/>
          <w:szCs w:val="40"/>
          <w:lang w:val="es-ES"/>
        </w:rPr>
        <w:t>Administración</w:t>
      </w:r>
      <w:r w:rsidRPr="00F9047B">
        <w:rPr>
          <w:rFonts w:ascii="Calibri Light" w:eastAsia="Calibri Light" w:hAnsi="Calibri Light" w:cs="Calibri Light"/>
          <w:spacing w:val="19"/>
          <w:sz w:val="40"/>
          <w:szCs w:val="40"/>
          <w:lang w:val="es-ES"/>
        </w:rPr>
        <w:t xml:space="preserve"> </w:t>
      </w:r>
      <w:r w:rsidRPr="00F9047B">
        <w:rPr>
          <w:rFonts w:ascii="Calibri Light" w:eastAsia="Calibri Light" w:hAnsi="Calibri Light" w:cs="Calibri Light"/>
          <w:spacing w:val="-2"/>
          <w:sz w:val="40"/>
          <w:szCs w:val="40"/>
          <w:lang w:val="es-ES"/>
        </w:rPr>
        <w:t>Pública</w:t>
      </w:r>
    </w:p>
    <w:p w14:paraId="658A132D" w14:textId="77777777" w:rsidR="00F9047B" w:rsidRDefault="00F9047B" w:rsidP="00F9047B">
      <w:pPr>
        <w:pStyle w:val="Textoindependiente"/>
        <w:spacing w:before="9"/>
        <w:rPr>
          <w:rFonts w:ascii="Calibri Light"/>
          <w:sz w:val="3"/>
        </w:rPr>
      </w:pPr>
      <w:r>
        <w:rPr>
          <w:noProof/>
          <w:lang w:val="en-US"/>
        </w:rPr>
        <mc:AlternateContent>
          <mc:Choice Requires="wps">
            <w:drawing>
              <wp:anchor distT="0" distB="0" distL="0" distR="0" simplePos="0" relativeHeight="251655680" behindDoc="1" locked="0" layoutInCell="1" allowOverlap="1" wp14:anchorId="772F19C2" wp14:editId="64FC2534">
                <wp:simplePos x="0" y="0"/>
                <wp:positionH relativeFrom="page">
                  <wp:posOffset>1061085</wp:posOffset>
                </wp:positionH>
                <wp:positionV relativeFrom="paragraph">
                  <wp:posOffset>44450</wp:posOffset>
                </wp:positionV>
                <wp:extent cx="5619750" cy="12700"/>
                <wp:effectExtent l="0" t="0" r="0" b="6350"/>
                <wp:wrapTopAndBottom/>
                <wp:docPr id="2" name="Forma libr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0" cy="12700"/>
                        </a:xfrm>
                        <a:custGeom>
                          <a:avLst/>
                          <a:gdLst/>
                          <a:ahLst/>
                          <a:cxnLst/>
                          <a:rect l="l" t="t" r="r" b="b"/>
                          <a:pathLst>
                            <a:path w="5619750" h="12700">
                              <a:moveTo>
                                <a:pt x="5619623" y="0"/>
                              </a:moveTo>
                              <a:lnTo>
                                <a:pt x="0" y="0"/>
                              </a:lnTo>
                              <a:lnTo>
                                <a:pt x="0" y="12191"/>
                              </a:lnTo>
                              <a:lnTo>
                                <a:pt x="5619623" y="12191"/>
                              </a:lnTo>
                              <a:lnTo>
                                <a:pt x="5619623" y="0"/>
                              </a:lnTo>
                              <a:close/>
                            </a:path>
                          </a:pathLst>
                        </a:custGeom>
                        <a:solidFill>
                          <a:srgbClr val="4471C4"/>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0A32DA4F" id="Forma libre 2" o:spid="_x0000_s1026" style="position:absolute;margin-left:83.55pt;margin-top:3.5pt;width:442.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197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" path="m5619623,l,,,12191r5619623,l5619623,xe" fillcolor="#4471c4" stroked="f">
                <v:path arrowok="t"/>
                <w10:wrap type="topAndBottom" anchorx="page"/>
              </v:shape>
            </w:pict>
          </mc:Fallback>
        </mc:AlternateContent>
      </w:r>
    </w:p>
    <w:p w14:paraId="7D0E8D7F" w14:textId="77777777" w:rsidR="00F9047B" w:rsidRDefault="00F9047B" w:rsidP="00F9047B">
      <w:pPr>
        <w:pStyle w:val="Textoindependiente"/>
        <w:spacing w:before="402"/>
        <w:rPr>
          <w:rFonts w:ascii="Calibri Light"/>
          <w:sz w:val="35"/>
        </w:rPr>
      </w:pPr>
    </w:p>
    <w:p w14:paraId="32572D69" w14:textId="77777777" w:rsidR="00F9047B" w:rsidRPr="00F9047B" w:rsidRDefault="00F9047B" w:rsidP="00F9047B">
      <w:pPr>
        <w:ind w:left="3252" w:right="74" w:hanging="2185"/>
        <w:rPr>
          <w:rFonts w:ascii="Calibri Light" w:hAnsi="Calibri Light"/>
          <w:sz w:val="44"/>
          <w:lang w:val="es-AR"/>
        </w:rPr>
      </w:pPr>
      <w:r>
        <w:rPr>
          <w:noProof/>
          <w:sz w:val="22"/>
        </w:rPr>
        <mc:AlternateContent>
          <mc:Choice Requires="wps">
            <w:drawing>
              <wp:anchor distT="0" distB="0" distL="0" distR="0" simplePos="0" relativeHeight="251656704" behindDoc="1" locked="0" layoutInCell="1" allowOverlap="1" wp14:anchorId="382C344D" wp14:editId="12DF43D8">
                <wp:simplePos x="0" y="0"/>
                <wp:positionH relativeFrom="page">
                  <wp:posOffset>1061085</wp:posOffset>
                </wp:positionH>
                <wp:positionV relativeFrom="paragraph">
                  <wp:posOffset>735330</wp:posOffset>
                </wp:positionV>
                <wp:extent cx="5619750" cy="12700"/>
                <wp:effectExtent l="0" t="0" r="0" b="6350"/>
                <wp:wrapTopAndBottom/>
                <wp:docPr id="3"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0" cy="12700"/>
                        </a:xfrm>
                        <a:custGeom>
                          <a:avLst/>
                          <a:gdLst/>
                          <a:ahLst/>
                          <a:cxnLst/>
                          <a:rect l="l" t="t" r="r" b="b"/>
                          <a:pathLst>
                            <a:path w="5619750" h="12700">
                              <a:moveTo>
                                <a:pt x="5619623" y="0"/>
                              </a:moveTo>
                              <a:lnTo>
                                <a:pt x="0" y="0"/>
                              </a:lnTo>
                              <a:lnTo>
                                <a:pt x="0" y="12191"/>
                              </a:lnTo>
                              <a:lnTo>
                                <a:pt x="5619623" y="12191"/>
                              </a:lnTo>
                              <a:lnTo>
                                <a:pt x="5619623" y="0"/>
                              </a:lnTo>
                              <a:close/>
                            </a:path>
                          </a:pathLst>
                        </a:custGeom>
                        <a:solidFill>
                          <a:srgbClr val="4471C4"/>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33B3963" id="Forma libre 3" o:spid="_x0000_s1026" style="position:absolute;margin-left:83.55pt;margin-top:57.9pt;width:442.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197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" path="m5619623,l,,,12191r5619623,l5619623,xe" fillcolor="#4471c4" stroked="f">
                <v:path arrowok="t"/>
                <w10:wrap type="topAndBottom" anchorx="page"/>
              </v:shape>
            </w:pict>
          </mc:Fallback>
        </mc:AlternateContent>
      </w:r>
      <w:r w:rsidRPr="00F9047B">
        <w:rPr>
          <w:rFonts w:ascii="Calibri Light" w:hAnsi="Calibri Light"/>
          <w:smallCaps/>
          <w:sz w:val="44"/>
          <w:lang w:val="es-AR"/>
        </w:rPr>
        <w:t>Maestría</w:t>
      </w:r>
      <w:r w:rsidRPr="00F9047B">
        <w:rPr>
          <w:rFonts w:ascii="Calibri Light" w:hAnsi="Calibri Light"/>
          <w:smallCaps/>
          <w:spacing w:val="-2"/>
          <w:sz w:val="44"/>
          <w:lang w:val="es-AR"/>
        </w:rPr>
        <w:t xml:space="preserve"> </w:t>
      </w:r>
      <w:r w:rsidRPr="00F9047B">
        <w:rPr>
          <w:rFonts w:ascii="Calibri Light" w:hAnsi="Calibri Light"/>
          <w:smallCaps/>
          <w:sz w:val="44"/>
          <w:lang w:val="es-AR"/>
        </w:rPr>
        <w:t>en gestión</w:t>
      </w:r>
      <w:r w:rsidRPr="00F9047B">
        <w:rPr>
          <w:rFonts w:ascii="Calibri Light" w:hAnsi="Calibri Light"/>
          <w:smallCaps/>
          <w:spacing w:val="-4"/>
          <w:sz w:val="44"/>
          <w:lang w:val="es-AR"/>
        </w:rPr>
        <w:t xml:space="preserve"> </w:t>
      </w:r>
      <w:r w:rsidRPr="00F9047B">
        <w:rPr>
          <w:rFonts w:ascii="Calibri Light" w:hAnsi="Calibri Light"/>
          <w:smallCaps/>
          <w:sz w:val="44"/>
          <w:lang w:val="es-AR"/>
        </w:rPr>
        <w:t>y</w:t>
      </w:r>
      <w:r w:rsidRPr="00F9047B">
        <w:rPr>
          <w:rFonts w:ascii="Calibri Light" w:hAnsi="Calibri Light"/>
          <w:smallCaps/>
          <w:spacing w:val="-2"/>
          <w:sz w:val="44"/>
          <w:lang w:val="es-AR"/>
        </w:rPr>
        <w:t xml:space="preserve"> </w:t>
      </w:r>
      <w:r w:rsidRPr="00F9047B">
        <w:rPr>
          <w:rFonts w:ascii="Calibri Light" w:hAnsi="Calibri Light"/>
          <w:smallCaps/>
          <w:sz w:val="44"/>
          <w:lang w:val="es-AR"/>
        </w:rPr>
        <w:t>análisis de</w:t>
      </w:r>
      <w:r w:rsidRPr="00F9047B">
        <w:rPr>
          <w:rFonts w:ascii="Calibri Light" w:hAnsi="Calibri Light"/>
          <w:smallCaps/>
          <w:spacing w:val="-4"/>
          <w:sz w:val="44"/>
          <w:lang w:val="es-AR"/>
        </w:rPr>
        <w:t xml:space="preserve"> </w:t>
      </w:r>
      <w:r w:rsidRPr="00F9047B">
        <w:rPr>
          <w:rFonts w:ascii="Calibri Light" w:hAnsi="Calibri Light"/>
          <w:smallCaps/>
          <w:sz w:val="44"/>
          <w:lang w:val="es-AR"/>
        </w:rPr>
        <w:t>datos</w:t>
      </w:r>
      <w:r w:rsidRPr="00F9047B">
        <w:rPr>
          <w:rFonts w:ascii="Calibri Light" w:hAnsi="Calibri Light"/>
          <w:smallCaps/>
          <w:spacing w:val="-1"/>
          <w:sz w:val="44"/>
          <w:lang w:val="es-AR"/>
        </w:rPr>
        <w:t xml:space="preserve"> </w:t>
      </w:r>
      <w:r w:rsidRPr="00F9047B">
        <w:rPr>
          <w:rFonts w:ascii="Calibri Light" w:hAnsi="Calibri Light"/>
          <w:smallCaps/>
          <w:sz w:val="44"/>
          <w:lang w:val="es-AR"/>
        </w:rPr>
        <w:t>en organizaciones</w:t>
      </w:r>
    </w:p>
    <w:p w14:paraId="5575DAC0" w14:textId="77777777" w:rsidR="00F9047B" w:rsidRDefault="00F9047B" w:rsidP="00F9047B">
      <w:pPr>
        <w:pStyle w:val="Textoindependiente"/>
        <w:rPr>
          <w:rFonts w:ascii="Calibri Light"/>
          <w:sz w:val="32"/>
        </w:rPr>
      </w:pPr>
    </w:p>
    <w:p w14:paraId="2555EE23" w14:textId="77777777" w:rsidR="00F9047B" w:rsidRDefault="00F9047B" w:rsidP="00F9047B">
      <w:pPr>
        <w:pStyle w:val="Textoindependiente"/>
        <w:spacing w:before="129"/>
        <w:rPr>
          <w:rFonts w:ascii="Calibri Light"/>
          <w:sz w:val="32"/>
        </w:rPr>
      </w:pPr>
    </w:p>
    <w:p w14:paraId="6C9D8E40" w14:textId="77777777" w:rsidR="00F9047B" w:rsidRPr="00F9047B" w:rsidRDefault="00F9047B" w:rsidP="00F9047B">
      <w:pPr>
        <w:widowControl w:val="0"/>
        <w:autoSpaceDE w:val="0"/>
        <w:autoSpaceDN w:val="0"/>
        <w:ind w:left="706" w:right="707"/>
        <w:jc w:val="center"/>
        <w:outlineLvl w:val="0"/>
        <w:rPr>
          <w:rFonts w:ascii="Calibri Light" w:eastAsia="Calibri Light" w:hAnsi="Calibri Light" w:cs="Calibri Light"/>
          <w:sz w:val="40"/>
          <w:szCs w:val="40"/>
          <w:lang w:val="es-ES"/>
        </w:rPr>
      </w:pPr>
      <w:r w:rsidRPr="00F9047B">
        <w:rPr>
          <w:rFonts w:ascii="Calibri Light" w:eastAsia="Calibri Light" w:hAnsi="Calibri Light" w:cs="Calibri Light"/>
          <w:smallCaps/>
          <w:sz w:val="40"/>
          <w:szCs w:val="40"/>
          <w:lang w:val="es-ES"/>
        </w:rPr>
        <w:t>Taller</w:t>
      </w:r>
      <w:r w:rsidRPr="00F9047B">
        <w:rPr>
          <w:rFonts w:ascii="Calibri Light" w:eastAsia="Calibri Light" w:hAnsi="Calibri Light" w:cs="Calibri Light"/>
          <w:smallCaps/>
          <w:spacing w:val="19"/>
          <w:sz w:val="40"/>
          <w:szCs w:val="40"/>
          <w:lang w:val="es-ES"/>
        </w:rPr>
        <w:t xml:space="preserve"> </w:t>
      </w:r>
      <w:r w:rsidRPr="00F9047B">
        <w:rPr>
          <w:rFonts w:ascii="Calibri Light" w:eastAsia="Calibri Light" w:hAnsi="Calibri Light" w:cs="Calibri Light"/>
          <w:smallCaps/>
          <w:sz w:val="40"/>
          <w:szCs w:val="40"/>
          <w:lang w:val="es-ES"/>
        </w:rPr>
        <w:t>para</w:t>
      </w:r>
      <w:r w:rsidRPr="00F9047B">
        <w:rPr>
          <w:rFonts w:ascii="Calibri Light" w:eastAsia="Calibri Light" w:hAnsi="Calibri Light" w:cs="Calibri Light"/>
          <w:smallCaps/>
          <w:spacing w:val="18"/>
          <w:sz w:val="40"/>
          <w:szCs w:val="40"/>
          <w:lang w:val="es-ES"/>
        </w:rPr>
        <w:t xml:space="preserve"> </w:t>
      </w:r>
      <w:r w:rsidRPr="00F9047B">
        <w:rPr>
          <w:rFonts w:ascii="Calibri Light" w:eastAsia="Calibri Light" w:hAnsi="Calibri Light" w:cs="Calibri Light"/>
          <w:smallCaps/>
          <w:sz w:val="40"/>
          <w:szCs w:val="40"/>
          <w:lang w:val="es-ES"/>
        </w:rPr>
        <w:t>la</w:t>
      </w:r>
      <w:r w:rsidRPr="00F9047B">
        <w:rPr>
          <w:rFonts w:ascii="Calibri Light" w:eastAsia="Calibri Light" w:hAnsi="Calibri Light" w:cs="Calibri Light"/>
          <w:smallCaps/>
          <w:spacing w:val="18"/>
          <w:sz w:val="40"/>
          <w:szCs w:val="40"/>
          <w:lang w:val="es-ES"/>
        </w:rPr>
        <w:t xml:space="preserve"> </w:t>
      </w:r>
      <w:r w:rsidRPr="00F9047B">
        <w:rPr>
          <w:rFonts w:ascii="Calibri Light" w:eastAsia="Calibri Light" w:hAnsi="Calibri Light" w:cs="Calibri Light"/>
          <w:smallCaps/>
          <w:sz w:val="40"/>
          <w:szCs w:val="40"/>
          <w:lang w:val="es-ES"/>
        </w:rPr>
        <w:t>elaboración</w:t>
      </w:r>
      <w:r w:rsidRPr="00F9047B">
        <w:rPr>
          <w:rFonts w:ascii="Calibri Light" w:eastAsia="Calibri Light" w:hAnsi="Calibri Light" w:cs="Calibri Light"/>
          <w:smallCaps/>
          <w:spacing w:val="18"/>
          <w:sz w:val="40"/>
          <w:szCs w:val="40"/>
          <w:lang w:val="es-ES"/>
        </w:rPr>
        <w:t xml:space="preserve"> </w:t>
      </w:r>
      <w:r w:rsidRPr="00F9047B">
        <w:rPr>
          <w:rFonts w:ascii="Calibri Light" w:eastAsia="Calibri Light" w:hAnsi="Calibri Light" w:cs="Calibri Light"/>
          <w:smallCaps/>
          <w:sz w:val="40"/>
          <w:szCs w:val="40"/>
          <w:lang w:val="es-ES"/>
        </w:rPr>
        <w:t>del</w:t>
      </w:r>
      <w:r w:rsidRPr="00F9047B">
        <w:rPr>
          <w:rFonts w:ascii="Calibri Light" w:eastAsia="Calibri Light" w:hAnsi="Calibri Light" w:cs="Calibri Light"/>
          <w:smallCaps/>
          <w:spacing w:val="13"/>
          <w:sz w:val="40"/>
          <w:szCs w:val="40"/>
          <w:lang w:val="es-ES"/>
        </w:rPr>
        <w:t xml:space="preserve"> </w:t>
      </w:r>
      <w:r w:rsidRPr="00F9047B">
        <w:rPr>
          <w:rFonts w:ascii="Calibri Light" w:eastAsia="Calibri Light" w:hAnsi="Calibri Light" w:cs="Calibri Light"/>
          <w:smallCaps/>
          <w:sz w:val="40"/>
          <w:szCs w:val="40"/>
          <w:lang w:val="es-ES"/>
        </w:rPr>
        <w:t>plan</w:t>
      </w:r>
      <w:r w:rsidRPr="00F9047B">
        <w:rPr>
          <w:rFonts w:ascii="Calibri Light" w:eastAsia="Calibri Light" w:hAnsi="Calibri Light" w:cs="Calibri Light"/>
          <w:smallCaps/>
          <w:spacing w:val="18"/>
          <w:sz w:val="40"/>
          <w:szCs w:val="40"/>
          <w:lang w:val="es-ES"/>
        </w:rPr>
        <w:t xml:space="preserve"> </w:t>
      </w:r>
      <w:r w:rsidR="00D0529F">
        <w:rPr>
          <w:rFonts w:ascii="Calibri Light" w:eastAsia="Calibri Light" w:hAnsi="Calibri Light" w:cs="Calibri Light"/>
          <w:smallCaps/>
          <w:sz w:val="40"/>
          <w:szCs w:val="40"/>
          <w:lang w:val="es-ES"/>
        </w:rPr>
        <w:t>d</w:t>
      </w:r>
      <w:r w:rsidRPr="00F9047B">
        <w:rPr>
          <w:rFonts w:ascii="Calibri Light" w:eastAsia="Calibri Light" w:hAnsi="Calibri Light" w:cs="Calibri Light"/>
          <w:smallCaps/>
          <w:sz w:val="40"/>
          <w:szCs w:val="40"/>
          <w:lang w:val="es-ES"/>
        </w:rPr>
        <w:t>e</w:t>
      </w:r>
      <w:r w:rsidRPr="00F9047B">
        <w:rPr>
          <w:rFonts w:ascii="Calibri Light" w:eastAsia="Calibri Light" w:hAnsi="Calibri Light" w:cs="Calibri Light"/>
          <w:smallCaps/>
          <w:spacing w:val="19"/>
          <w:sz w:val="40"/>
          <w:szCs w:val="40"/>
          <w:lang w:val="es-ES"/>
        </w:rPr>
        <w:t xml:space="preserve"> </w:t>
      </w:r>
      <w:r w:rsidRPr="00F9047B">
        <w:rPr>
          <w:rFonts w:ascii="Calibri Light" w:eastAsia="Calibri Light" w:hAnsi="Calibri Light" w:cs="Calibri Light"/>
          <w:smallCaps/>
          <w:spacing w:val="-2"/>
          <w:sz w:val="40"/>
          <w:szCs w:val="40"/>
          <w:lang w:val="es-ES"/>
        </w:rPr>
        <w:t>tesis</w:t>
      </w:r>
    </w:p>
    <w:p w14:paraId="73672FC6" w14:textId="77777777" w:rsidR="00F9047B" w:rsidRPr="00F9047B" w:rsidRDefault="00F9047B" w:rsidP="00F9047B">
      <w:pPr>
        <w:widowControl w:val="0"/>
        <w:autoSpaceDE w:val="0"/>
        <w:autoSpaceDN w:val="0"/>
        <w:spacing w:before="7"/>
        <w:ind w:left="3"/>
        <w:jc w:val="center"/>
        <w:rPr>
          <w:rFonts w:ascii="Calibri Light"/>
          <w:sz w:val="40"/>
          <w:szCs w:val="22"/>
          <w:lang w:val="es-ES"/>
        </w:rPr>
      </w:pPr>
      <w:r w:rsidRPr="00F9047B">
        <w:rPr>
          <w:rFonts w:ascii="Calibri Light"/>
          <w:smallCaps/>
          <w:sz w:val="40"/>
          <w:szCs w:val="22"/>
          <w:lang w:val="es-ES"/>
        </w:rPr>
        <w:t>Actividad</w:t>
      </w:r>
      <w:r w:rsidRPr="00F9047B">
        <w:rPr>
          <w:rFonts w:ascii="Calibri Light"/>
          <w:smallCaps/>
          <w:spacing w:val="11"/>
          <w:sz w:val="40"/>
          <w:szCs w:val="22"/>
          <w:lang w:val="es-ES"/>
        </w:rPr>
        <w:t xml:space="preserve"> </w:t>
      </w:r>
      <w:r w:rsidRPr="00F9047B">
        <w:rPr>
          <w:rFonts w:ascii="Calibri Light"/>
          <w:smallCaps/>
          <w:spacing w:val="-10"/>
          <w:sz w:val="40"/>
          <w:szCs w:val="22"/>
          <w:lang w:val="es-ES"/>
        </w:rPr>
        <w:t>3</w:t>
      </w:r>
    </w:p>
    <w:p w14:paraId="58A0A8F4" w14:textId="77777777" w:rsidR="00F9047B" w:rsidRDefault="00F9047B" w:rsidP="00F9047B">
      <w:pPr>
        <w:pStyle w:val="Textoindependiente"/>
        <w:spacing w:before="1"/>
        <w:rPr>
          <w:rFonts w:ascii="Calibri Light"/>
          <w:sz w:val="4"/>
        </w:rPr>
      </w:pPr>
      <w:r>
        <w:rPr>
          <w:noProof/>
          <w:lang w:val="en-US"/>
        </w:rPr>
        <mc:AlternateContent>
          <mc:Choice Requires="wps">
            <w:drawing>
              <wp:anchor distT="0" distB="0" distL="0" distR="0" simplePos="0" relativeHeight="251657728" behindDoc="1" locked="0" layoutInCell="1" allowOverlap="1" wp14:anchorId="1A3A6F17" wp14:editId="4EC492FB">
                <wp:simplePos x="0" y="0"/>
                <wp:positionH relativeFrom="page">
                  <wp:posOffset>1061085</wp:posOffset>
                </wp:positionH>
                <wp:positionV relativeFrom="paragraph">
                  <wp:posOffset>47625</wp:posOffset>
                </wp:positionV>
                <wp:extent cx="5619750" cy="12700"/>
                <wp:effectExtent l="0" t="0" r="0" b="6350"/>
                <wp:wrapTopAndBottom/>
                <wp:docPr id="4"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0" cy="12700"/>
                        </a:xfrm>
                        <a:custGeom>
                          <a:avLst/>
                          <a:gdLst/>
                          <a:ahLst/>
                          <a:cxnLst/>
                          <a:rect l="l" t="t" r="r" b="b"/>
                          <a:pathLst>
                            <a:path w="5619750" h="12700">
                              <a:moveTo>
                                <a:pt x="5619623" y="0"/>
                              </a:moveTo>
                              <a:lnTo>
                                <a:pt x="0" y="0"/>
                              </a:lnTo>
                              <a:lnTo>
                                <a:pt x="0" y="12191"/>
                              </a:lnTo>
                              <a:lnTo>
                                <a:pt x="5619623" y="12191"/>
                              </a:lnTo>
                              <a:lnTo>
                                <a:pt x="5619623" y="0"/>
                              </a:lnTo>
                              <a:close/>
                            </a:path>
                          </a:pathLst>
                        </a:custGeom>
                        <a:solidFill>
                          <a:srgbClr val="4471C4"/>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5B31093" id="Forma libre 4" o:spid="_x0000_s1026" style="position:absolute;margin-left:83.55pt;margin-top:3.75pt;width:442.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197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" path="m5619623,l,,,12191r5619623,l5619623,xe" fillcolor="#4471c4" stroked="f">
                <v:path arrowok="t"/>
                <w10:wrap type="topAndBottom" anchorx="page"/>
              </v:shape>
            </w:pict>
          </mc:Fallback>
        </mc:AlternateContent>
      </w:r>
    </w:p>
    <w:p w14:paraId="267E7361" w14:textId="77777777" w:rsidR="00F9047B" w:rsidRDefault="00F9047B" w:rsidP="00F9047B">
      <w:pPr>
        <w:pStyle w:val="Textoindependiente"/>
        <w:rPr>
          <w:rFonts w:ascii="Calibri Light"/>
          <w:sz w:val="36"/>
        </w:rPr>
      </w:pPr>
    </w:p>
    <w:p w14:paraId="5C1D28CD" w14:textId="77777777" w:rsidR="00F9047B" w:rsidRDefault="00F9047B" w:rsidP="00F9047B">
      <w:pPr>
        <w:pStyle w:val="Textoindependiente"/>
        <w:rPr>
          <w:rFonts w:ascii="Calibri Light"/>
          <w:sz w:val="36"/>
        </w:rPr>
      </w:pPr>
    </w:p>
    <w:p w14:paraId="65B33522" w14:textId="77777777" w:rsidR="00F9047B" w:rsidRDefault="00F9047B" w:rsidP="00F9047B">
      <w:pPr>
        <w:pStyle w:val="Textoindependiente"/>
        <w:spacing w:before="67"/>
        <w:rPr>
          <w:rFonts w:ascii="Calibri Light"/>
          <w:sz w:val="36"/>
        </w:rPr>
      </w:pPr>
    </w:p>
    <w:p w14:paraId="270A5270" w14:textId="77777777" w:rsidR="00F9047B" w:rsidRPr="00F9047B" w:rsidRDefault="00F9047B" w:rsidP="00F9047B">
      <w:pPr>
        <w:ind w:left="140" w:right="550"/>
        <w:jc w:val="both"/>
        <w:rPr>
          <w:rFonts w:ascii="Calibri Light" w:hAnsi="Calibri Light"/>
          <w:sz w:val="36"/>
          <w:lang w:val="es-AR"/>
        </w:rPr>
      </w:pPr>
      <w:r w:rsidRPr="00F9047B">
        <w:rPr>
          <w:rFonts w:ascii="Calibri Light" w:hAnsi="Calibri Light"/>
          <w:sz w:val="36"/>
          <w:lang w:val="es-AR"/>
        </w:rPr>
        <w:t xml:space="preserve">Acceso y comprensión de normativa financiera mediante sistemas de </w:t>
      </w:r>
      <w:proofErr w:type="spellStart"/>
      <w:r w:rsidRPr="00F9047B">
        <w:rPr>
          <w:rFonts w:ascii="Calibri Light" w:hAnsi="Calibri Light"/>
          <w:sz w:val="36"/>
          <w:lang w:val="es-AR"/>
        </w:rPr>
        <w:t>Retrieval-Augmented</w:t>
      </w:r>
      <w:proofErr w:type="spellEnd"/>
      <w:r w:rsidRPr="00F9047B">
        <w:rPr>
          <w:rFonts w:ascii="Calibri Light" w:hAnsi="Calibri Light"/>
          <w:sz w:val="36"/>
          <w:lang w:val="es-AR"/>
        </w:rPr>
        <w:t xml:space="preserve"> </w:t>
      </w:r>
      <w:proofErr w:type="spellStart"/>
      <w:r w:rsidRPr="00F9047B">
        <w:rPr>
          <w:rFonts w:ascii="Calibri Light" w:hAnsi="Calibri Light"/>
          <w:sz w:val="36"/>
          <w:lang w:val="es-AR"/>
        </w:rPr>
        <w:t>Generation</w:t>
      </w:r>
      <w:proofErr w:type="spellEnd"/>
      <w:r w:rsidRPr="00F9047B">
        <w:rPr>
          <w:rFonts w:ascii="Calibri Light" w:hAnsi="Calibri Light"/>
          <w:sz w:val="36"/>
          <w:lang w:val="es-AR"/>
        </w:rPr>
        <w:t xml:space="preserve"> (RAG): caso BCRA (2020–2025)</w:t>
      </w:r>
    </w:p>
    <w:p w14:paraId="52095A8B" w14:textId="77777777" w:rsidR="00F9047B" w:rsidRDefault="00F9047B" w:rsidP="00F9047B">
      <w:pPr>
        <w:pStyle w:val="Textoindependiente"/>
        <w:spacing w:before="8"/>
        <w:rPr>
          <w:rFonts w:ascii="Calibri Light"/>
          <w:sz w:val="4"/>
        </w:rPr>
      </w:pPr>
      <w:r>
        <w:rPr>
          <w:noProof/>
          <w:lang w:val="en-US"/>
        </w:rPr>
        <mc:AlternateContent>
          <mc:Choice Requires="wps">
            <w:drawing>
              <wp:anchor distT="0" distB="0" distL="0" distR="0" simplePos="0" relativeHeight="251658752" behindDoc="1" locked="0" layoutInCell="1" allowOverlap="1" wp14:anchorId="664787EA" wp14:editId="613608F4">
                <wp:simplePos x="0" y="0"/>
                <wp:positionH relativeFrom="page">
                  <wp:posOffset>1061085</wp:posOffset>
                </wp:positionH>
                <wp:positionV relativeFrom="paragraph">
                  <wp:posOffset>51435</wp:posOffset>
                </wp:positionV>
                <wp:extent cx="5619750" cy="12700"/>
                <wp:effectExtent l="0" t="0" r="0" b="6350"/>
                <wp:wrapTopAndBottom/>
                <wp:docPr id="5" name="Forma libr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0" cy="12700"/>
                        </a:xfrm>
                        <a:custGeom>
                          <a:avLst/>
                          <a:gdLst/>
                          <a:ahLst/>
                          <a:cxnLst/>
                          <a:rect l="l" t="t" r="r" b="b"/>
                          <a:pathLst>
                            <a:path w="5619750" h="12700">
                              <a:moveTo>
                                <a:pt x="5619623" y="0"/>
                              </a:moveTo>
                              <a:lnTo>
                                <a:pt x="0" y="0"/>
                              </a:lnTo>
                              <a:lnTo>
                                <a:pt x="0" y="12191"/>
                              </a:lnTo>
                              <a:lnTo>
                                <a:pt x="5619623" y="12191"/>
                              </a:lnTo>
                              <a:lnTo>
                                <a:pt x="5619623" y="0"/>
                              </a:lnTo>
                              <a:close/>
                            </a:path>
                          </a:pathLst>
                        </a:custGeom>
                        <a:solidFill>
                          <a:srgbClr val="4471C4"/>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2097182" id="Forma libre 5" o:spid="_x0000_s1026" style="position:absolute;margin-left:83.55pt;margin-top:4.05pt;width:442.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197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" path="m5619623,l,,,12191r5619623,l5619623,xe" fillcolor="#4471c4" stroked="f">
                <v:path arrowok="t"/>
                <w10:wrap type="topAndBottom" anchorx="page"/>
              </v:shape>
            </w:pict>
          </mc:Fallback>
        </mc:AlternateContent>
      </w:r>
    </w:p>
    <w:p w14:paraId="4BE367C1" w14:textId="77777777" w:rsidR="00F9047B" w:rsidRDefault="00F9047B" w:rsidP="00F9047B">
      <w:pPr>
        <w:pStyle w:val="Textoindependiente"/>
        <w:rPr>
          <w:rFonts w:ascii="Calibri Light"/>
          <w:sz w:val="22"/>
        </w:rPr>
      </w:pPr>
    </w:p>
    <w:p w14:paraId="6E10281C" w14:textId="77777777" w:rsidR="00F9047B" w:rsidRDefault="00F9047B" w:rsidP="00F9047B">
      <w:pPr>
        <w:pStyle w:val="Textoindependiente"/>
        <w:rPr>
          <w:rFonts w:ascii="Calibri Light"/>
          <w:sz w:val="22"/>
        </w:rPr>
      </w:pPr>
    </w:p>
    <w:p w14:paraId="7CDFA192" w14:textId="77777777" w:rsidR="00F9047B" w:rsidRDefault="00F9047B" w:rsidP="00F9047B">
      <w:pPr>
        <w:pStyle w:val="Textoindependiente"/>
        <w:rPr>
          <w:rFonts w:ascii="Calibri Light"/>
          <w:sz w:val="22"/>
        </w:rPr>
      </w:pPr>
    </w:p>
    <w:p w14:paraId="2A46515B" w14:textId="77777777" w:rsidR="00F9047B" w:rsidRDefault="00F9047B" w:rsidP="00F9047B">
      <w:pPr>
        <w:pStyle w:val="Textoindependiente"/>
        <w:rPr>
          <w:rFonts w:ascii="Calibri Light"/>
          <w:sz w:val="22"/>
        </w:rPr>
      </w:pPr>
    </w:p>
    <w:p w14:paraId="66ABD883" w14:textId="77777777" w:rsidR="00F9047B" w:rsidRDefault="00F9047B" w:rsidP="00F9047B">
      <w:pPr>
        <w:pStyle w:val="Textoindependiente"/>
        <w:rPr>
          <w:rFonts w:ascii="Calibri Light"/>
          <w:sz w:val="22"/>
        </w:rPr>
      </w:pPr>
    </w:p>
    <w:p w14:paraId="699E0C3A" w14:textId="77777777" w:rsidR="00F9047B" w:rsidRDefault="00F9047B" w:rsidP="00F9047B">
      <w:pPr>
        <w:pStyle w:val="Textoindependiente"/>
        <w:spacing w:before="100"/>
        <w:rPr>
          <w:rFonts w:ascii="Calibri Light"/>
          <w:sz w:val="22"/>
        </w:rPr>
      </w:pPr>
    </w:p>
    <w:p w14:paraId="3C43659D" w14:textId="77777777" w:rsidR="00E14BD5" w:rsidRDefault="00F9047B" w:rsidP="00F9047B">
      <w:pPr>
        <w:spacing w:line="480" w:lineRule="auto"/>
        <w:ind w:left="140" w:right="2271"/>
        <w:rPr>
          <w:smallCaps/>
          <w:sz w:val="28"/>
          <w:lang w:val="es-AR"/>
        </w:rPr>
      </w:pPr>
      <w:r w:rsidRPr="00F9047B">
        <w:rPr>
          <w:smallCaps/>
          <w:sz w:val="28"/>
          <w:lang w:val="es-AR"/>
        </w:rPr>
        <w:t xml:space="preserve">Autora: Viviana Marcela </w:t>
      </w:r>
      <w:proofErr w:type="spellStart"/>
      <w:r w:rsidRPr="00F9047B">
        <w:rPr>
          <w:smallCaps/>
          <w:sz w:val="28"/>
          <w:lang w:val="es-AR"/>
        </w:rPr>
        <w:t>Rodriguez</w:t>
      </w:r>
      <w:proofErr w:type="spellEnd"/>
      <w:r w:rsidRPr="00F9047B">
        <w:rPr>
          <w:smallCaps/>
          <w:sz w:val="28"/>
          <w:lang w:val="es-AR"/>
        </w:rPr>
        <w:t xml:space="preserve"> </w:t>
      </w:r>
      <w:proofErr w:type="spellStart"/>
      <w:r w:rsidRPr="00F9047B">
        <w:rPr>
          <w:smallCaps/>
          <w:sz w:val="28"/>
          <w:lang w:val="es-AR"/>
        </w:rPr>
        <w:t>Jimenez</w:t>
      </w:r>
      <w:proofErr w:type="spellEnd"/>
      <w:r w:rsidRPr="00F9047B">
        <w:rPr>
          <w:smallCaps/>
          <w:sz w:val="28"/>
          <w:lang w:val="es-AR"/>
        </w:rPr>
        <w:t xml:space="preserve"> </w:t>
      </w:r>
    </w:p>
    <w:p w14:paraId="6F4809D3" w14:textId="009E0A16" w:rsidR="00F9047B" w:rsidRPr="00F9047B" w:rsidRDefault="00F9047B" w:rsidP="00F9047B">
      <w:pPr>
        <w:spacing w:line="480" w:lineRule="auto"/>
        <w:ind w:left="140" w:right="2271"/>
        <w:rPr>
          <w:sz w:val="28"/>
          <w:lang w:val="es-AR"/>
        </w:rPr>
      </w:pPr>
      <w:r w:rsidRPr="00F9047B">
        <w:rPr>
          <w:smallCaps/>
          <w:sz w:val="28"/>
          <w:lang w:val="es-AR"/>
        </w:rPr>
        <w:t xml:space="preserve">Director: </w:t>
      </w:r>
      <w:r w:rsidR="00EC0B8B">
        <w:rPr>
          <w:smallCaps/>
          <w:sz w:val="28"/>
          <w:lang w:val="es-AR"/>
        </w:rPr>
        <w:t xml:space="preserve">Ezequiel </w:t>
      </w:r>
      <w:proofErr w:type="spellStart"/>
      <w:r w:rsidR="00EC0B8B">
        <w:rPr>
          <w:smallCaps/>
          <w:sz w:val="28"/>
          <w:lang w:val="es-AR"/>
        </w:rPr>
        <w:t>nuske</w:t>
      </w:r>
      <w:proofErr w:type="spellEnd"/>
    </w:p>
    <w:p w14:paraId="39ADCE0D" w14:textId="77777777" w:rsidR="00F9047B" w:rsidRDefault="00F9047B" w:rsidP="00F9047B">
      <w:pPr>
        <w:pStyle w:val="Textoindependiente"/>
        <w:rPr>
          <w:sz w:val="22"/>
        </w:rPr>
      </w:pPr>
    </w:p>
    <w:p w14:paraId="5BC69FDD" w14:textId="77777777" w:rsidR="00F9047B" w:rsidRDefault="00F9047B" w:rsidP="00F9047B">
      <w:pPr>
        <w:pStyle w:val="Textoindependiente"/>
        <w:rPr>
          <w:sz w:val="22"/>
        </w:rPr>
      </w:pPr>
    </w:p>
    <w:p w14:paraId="6DEFC4A3" w14:textId="77777777" w:rsidR="00F9047B" w:rsidRDefault="00F9047B" w:rsidP="00F9047B">
      <w:pPr>
        <w:pStyle w:val="Textoindependiente"/>
        <w:rPr>
          <w:sz w:val="22"/>
        </w:rPr>
      </w:pPr>
    </w:p>
    <w:p w14:paraId="22579BE0" w14:textId="77777777" w:rsidR="00F9047B" w:rsidRDefault="00F9047B" w:rsidP="00F9047B">
      <w:pPr>
        <w:pStyle w:val="Textoindependiente"/>
        <w:rPr>
          <w:sz w:val="22"/>
        </w:rPr>
      </w:pPr>
    </w:p>
    <w:p w14:paraId="1603A131" w14:textId="77777777" w:rsidR="00F9047B" w:rsidRDefault="00F9047B" w:rsidP="00F9047B">
      <w:pPr>
        <w:pStyle w:val="Textoindependiente"/>
        <w:rPr>
          <w:sz w:val="22"/>
        </w:rPr>
      </w:pPr>
    </w:p>
    <w:p w14:paraId="244B8CD9" w14:textId="77777777" w:rsidR="00F9047B" w:rsidRDefault="00F9047B" w:rsidP="00F9047B">
      <w:pPr>
        <w:pStyle w:val="Textoindependiente"/>
        <w:spacing w:before="99"/>
        <w:rPr>
          <w:sz w:val="22"/>
        </w:rPr>
      </w:pPr>
    </w:p>
    <w:p w14:paraId="01673594" w14:textId="16CDF774" w:rsidR="00F9047B" w:rsidRDefault="00EC0B8B" w:rsidP="00F9047B">
      <w:pPr>
        <w:pStyle w:val="Textoindependiente"/>
        <w:ind w:left="3756"/>
        <w:rPr>
          <w:rFonts w:ascii="Calibri Light"/>
        </w:rPr>
      </w:pPr>
      <w:r>
        <w:rPr>
          <w:rFonts w:ascii="Calibri Light"/>
        </w:rPr>
        <w:t>Junio</w:t>
      </w:r>
      <w:r w:rsidR="00F9047B">
        <w:rPr>
          <w:rFonts w:ascii="Calibri Light"/>
          <w:spacing w:val="-3"/>
        </w:rPr>
        <w:t xml:space="preserve"> </w:t>
      </w:r>
      <w:r w:rsidR="00F9047B">
        <w:rPr>
          <w:rFonts w:ascii="Calibri Light"/>
        </w:rPr>
        <w:t>de</w:t>
      </w:r>
      <w:r w:rsidR="00F9047B">
        <w:rPr>
          <w:rFonts w:ascii="Calibri Light"/>
          <w:spacing w:val="-1"/>
        </w:rPr>
        <w:t xml:space="preserve"> </w:t>
      </w:r>
      <w:r w:rsidR="00F9047B">
        <w:rPr>
          <w:rFonts w:ascii="Calibri Light"/>
          <w:spacing w:val="-4"/>
        </w:rPr>
        <w:t>2026</w:t>
      </w:r>
    </w:p>
    <w:p w14:paraId="6F7F32F3" w14:textId="77777777" w:rsidR="00F9047B" w:rsidRDefault="00F9047B" w:rsidP="00F9047B">
      <w:pPr>
        <w:pStyle w:val="Textoindependiente"/>
        <w:spacing w:before="6"/>
        <w:rPr>
          <w:rFonts w:ascii="Calibri Light"/>
          <w:sz w:val="4"/>
        </w:rPr>
      </w:pPr>
      <w:r>
        <w:rPr>
          <w:noProof/>
          <w:lang w:val="en-US"/>
        </w:rPr>
        <mc:AlternateContent>
          <mc:Choice Requires="wps">
            <w:drawing>
              <wp:anchor distT="0" distB="0" distL="0" distR="0" simplePos="0" relativeHeight="251659776" behindDoc="1" locked="0" layoutInCell="1" allowOverlap="1" wp14:anchorId="71025686" wp14:editId="01BE4360">
                <wp:simplePos x="0" y="0"/>
                <wp:positionH relativeFrom="page">
                  <wp:posOffset>1289685</wp:posOffset>
                </wp:positionH>
                <wp:positionV relativeFrom="paragraph">
                  <wp:posOffset>50165</wp:posOffset>
                </wp:positionV>
                <wp:extent cx="5391150" cy="12700"/>
                <wp:effectExtent l="0" t="0" r="0" b="6350"/>
                <wp:wrapTopAndBottom/>
                <wp:docPr id="6" name="Forma libr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1150" cy="12700"/>
                        </a:xfrm>
                        <a:custGeom>
                          <a:avLst/>
                          <a:gdLst/>
                          <a:ahLst/>
                          <a:cxnLst/>
                          <a:rect l="l" t="t" r="r" b="b"/>
                          <a:pathLst>
                            <a:path w="5391150" h="12700">
                              <a:moveTo>
                                <a:pt x="5390642" y="0"/>
                              </a:moveTo>
                              <a:lnTo>
                                <a:pt x="0" y="0"/>
                              </a:lnTo>
                              <a:lnTo>
                                <a:pt x="0" y="12192"/>
                              </a:lnTo>
                              <a:lnTo>
                                <a:pt x="5390642" y="12192"/>
                              </a:lnTo>
                              <a:lnTo>
                                <a:pt x="5390642" y="0"/>
                              </a:lnTo>
                              <a:close/>
                            </a:path>
                          </a:pathLst>
                        </a:custGeom>
                        <a:solidFill>
                          <a:srgbClr val="4471C4"/>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D7AE3A1" id="Forma libre 6" o:spid="_x0000_s1026" style="position:absolute;margin-left:101.55pt;margin-top:3.95pt;width:424.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911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" path="m5390642,l,,,12192r5390642,l5390642,xe" fillcolor="#4471c4" stroked="f">
                <v:path arrowok="t"/>
                <w10:wrap type="topAndBottom" anchorx="page"/>
              </v:shape>
            </w:pict>
          </mc:Fallback>
        </mc:AlternateContent>
      </w:r>
    </w:p>
    <w:p w14:paraId="7DD2795A" w14:textId="374242DC" w:rsidR="003A2AC5" w:rsidRPr="000C674A" w:rsidRDefault="00973D7B" w:rsidP="00B47D61">
      <w:pPr>
        <w:spacing w:before="300" w:after="120" w:line="360" w:lineRule="auto"/>
        <w:rPr>
          <w:b/>
          <w:bCs/>
          <w:sz w:val="24"/>
          <w:szCs w:val="24"/>
          <w:lang w:val="es-AR"/>
        </w:rPr>
      </w:pPr>
      <w:r w:rsidRPr="000C674A">
        <w:rPr>
          <w:b/>
          <w:bCs/>
          <w:sz w:val="24"/>
          <w:szCs w:val="24"/>
          <w:lang w:val="es-AR"/>
        </w:rPr>
        <w:lastRenderedPageBreak/>
        <w:t>Resumen del Proyecto</w:t>
      </w:r>
    </w:p>
    <w:p w14:paraId="0E867ECA" w14:textId="2A3EBEA6" w:rsidR="003A2AC5" w:rsidRPr="000C674A" w:rsidRDefault="00B6634A" w:rsidP="005B06EC">
      <w:pPr>
        <w:spacing w:after="160" w:line="360" w:lineRule="auto"/>
        <w:jc w:val="both"/>
        <w:rPr>
          <w:sz w:val="24"/>
          <w:szCs w:val="24"/>
          <w:lang w:val="es-AR"/>
        </w:rPr>
      </w:pPr>
      <w:r w:rsidRPr="000C674A">
        <w:rPr>
          <w:sz w:val="24"/>
          <w:szCs w:val="24"/>
          <w:lang w:val="es-AR"/>
        </w:rPr>
        <w:t xml:space="preserve">El presente Trabajo Final de Maestría propone el diseño e implementación de </w:t>
      </w:r>
      <w:r w:rsidR="001E4218" w:rsidRPr="000C674A">
        <w:rPr>
          <w:sz w:val="24"/>
          <w:szCs w:val="24"/>
          <w:lang w:val="es-AR"/>
        </w:rPr>
        <w:t xml:space="preserve">un sistema de consulta en lenguaje natural basado en arquitectura </w:t>
      </w:r>
      <w:r w:rsidR="001E4218" w:rsidRPr="000C674A">
        <w:rPr>
          <w:bCs/>
          <w:sz w:val="24"/>
          <w:szCs w:val="24"/>
          <w:lang w:val="es-AR"/>
        </w:rPr>
        <w:t>RAG (</w:t>
      </w:r>
      <w:proofErr w:type="spellStart"/>
      <w:r w:rsidR="001E4218" w:rsidRPr="000C674A">
        <w:rPr>
          <w:bCs/>
          <w:sz w:val="24"/>
          <w:szCs w:val="24"/>
          <w:lang w:val="es-AR"/>
        </w:rPr>
        <w:t>Retrieval-Augmented</w:t>
      </w:r>
      <w:proofErr w:type="spellEnd"/>
      <w:r w:rsidR="001E4218" w:rsidRPr="000C674A">
        <w:rPr>
          <w:bCs/>
          <w:sz w:val="24"/>
          <w:szCs w:val="24"/>
          <w:lang w:val="es-AR"/>
        </w:rPr>
        <w:t xml:space="preserve"> </w:t>
      </w:r>
      <w:proofErr w:type="spellStart"/>
      <w:r w:rsidR="001E4218" w:rsidRPr="000C674A">
        <w:rPr>
          <w:bCs/>
          <w:sz w:val="24"/>
          <w:szCs w:val="24"/>
          <w:lang w:val="es-AR"/>
        </w:rPr>
        <w:t>Generation</w:t>
      </w:r>
      <w:proofErr w:type="spellEnd"/>
      <w:r w:rsidR="001E4218" w:rsidRPr="000C674A">
        <w:rPr>
          <w:bCs/>
          <w:sz w:val="24"/>
          <w:szCs w:val="24"/>
          <w:lang w:val="es-AR"/>
        </w:rPr>
        <w:t>)</w:t>
      </w:r>
      <w:r w:rsidR="001E4218" w:rsidRPr="000C674A">
        <w:rPr>
          <w:sz w:val="24"/>
          <w:szCs w:val="24"/>
          <w:lang w:val="es-AR"/>
        </w:rPr>
        <w:t xml:space="preserve"> sobre el corpus</w:t>
      </w:r>
      <w:r w:rsidRPr="000C674A">
        <w:rPr>
          <w:sz w:val="24"/>
          <w:szCs w:val="24"/>
          <w:lang w:val="es-AR"/>
        </w:rPr>
        <w:t xml:space="preserve"> de comunicados normativos del Banco Central de la República Argentina (BCRA) correspondiente al período 2020–2025, en el campo de los métodos cuantitativos y el procesamiento de lenguaje natural aplicados a la gestión de información regulatoria.</w:t>
      </w:r>
    </w:p>
    <w:p w14:paraId="58BAC00E" w14:textId="77777777" w:rsidR="003A2AC5" w:rsidRPr="000C674A" w:rsidRDefault="00973D7B" w:rsidP="005B06EC">
      <w:pPr>
        <w:spacing w:after="160" w:line="360" w:lineRule="auto"/>
        <w:jc w:val="both"/>
        <w:rPr>
          <w:sz w:val="24"/>
          <w:szCs w:val="24"/>
          <w:lang w:val="es-AR"/>
        </w:rPr>
      </w:pPr>
      <w:r w:rsidRPr="000C674A">
        <w:rPr>
          <w:sz w:val="24"/>
          <w:szCs w:val="24"/>
          <w:lang w:val="es-AR"/>
        </w:rPr>
        <w:t>La normativa del BCRA constituye un corpus extenso, técnicamente denso y de actualización frecuente, cuya comprensión representa un desafío tanto para profesionales del sector financiero como para el público en general. Frente a esta problemática, los sistemas RAG emergen como una solución de alto potencial, al combinar recuperación semántica de información con generación de respuestas contextualizadas en lenguaje natural.</w:t>
      </w:r>
    </w:p>
    <w:p w14:paraId="6BF14C33" w14:textId="77777777" w:rsidR="00F31F3F" w:rsidRPr="000C674A" w:rsidRDefault="00F31F3F" w:rsidP="005B06EC">
      <w:pPr>
        <w:spacing w:after="160" w:line="360" w:lineRule="auto"/>
        <w:jc w:val="both"/>
        <w:rPr>
          <w:sz w:val="24"/>
          <w:szCs w:val="24"/>
          <w:lang w:val="es-AR"/>
        </w:rPr>
      </w:pPr>
      <w:r w:rsidRPr="000C674A">
        <w:rPr>
          <w:sz w:val="24"/>
          <w:szCs w:val="24"/>
          <w:lang w:val="es-AR"/>
        </w:rPr>
        <w:t xml:space="preserve">El objetivo general del trabajo es diseñar e implementar dicho sistema con el fin de </w:t>
      </w:r>
      <w:r w:rsidRPr="000C674A">
        <w:rPr>
          <w:rStyle w:val="Textoennegrita"/>
          <w:b w:val="0"/>
          <w:sz w:val="24"/>
          <w:szCs w:val="24"/>
          <w:lang w:val="es-AR"/>
        </w:rPr>
        <w:t>explorar el potencial de este tipo de sistemas para facilitar el acceso</w:t>
      </w:r>
      <w:r w:rsidRPr="000C674A">
        <w:rPr>
          <w:sz w:val="24"/>
          <w:szCs w:val="24"/>
          <w:lang w:val="es-AR"/>
        </w:rPr>
        <w:t xml:space="preserve"> a normativa regulatoria y generar respuestas contextualizadas para usuarios con y sin formación específica en el área financiera, evaluando técnicamente sus respuestas mediante métricas automatizadas. Para ello se plantean tres objetivos específicos orientados al diseño de la arquitectura, la implementación del sistema y la evaluación de sus respuestas.</w:t>
      </w:r>
    </w:p>
    <w:p w14:paraId="75E771DB" w14:textId="46ACBD91" w:rsidR="003A2AC5" w:rsidRPr="000C674A" w:rsidRDefault="00973D7B" w:rsidP="005B06EC">
      <w:pPr>
        <w:spacing w:after="160" w:line="360" w:lineRule="auto"/>
        <w:jc w:val="both"/>
        <w:rPr>
          <w:sz w:val="24"/>
          <w:szCs w:val="24"/>
          <w:lang w:val="es-AR"/>
        </w:rPr>
      </w:pPr>
      <w:r w:rsidRPr="000C674A">
        <w:rPr>
          <w:sz w:val="24"/>
          <w:szCs w:val="24"/>
          <w:lang w:val="es-AR"/>
        </w:rPr>
        <w:t>El valor y originalidad del trabajo radican en la aplicación de técnicas de inteligencia artificial generativa a un dominio regulatorio en idioma español, contribuyendo tanto al campo del procesamiento de lenguaje natural como a la accesibilidad de información institucional en el contexto argentino. Metodológicamente, el estudio es de enfoque cuantitativo, alcance exploratorio-descriptivo y diseño no experimental.</w:t>
      </w:r>
    </w:p>
    <w:p w14:paraId="4B07D924" w14:textId="77777777" w:rsidR="003A2AC5" w:rsidRPr="000C674A" w:rsidRDefault="00973D7B" w:rsidP="005B06EC">
      <w:pPr>
        <w:spacing w:before="300" w:after="120" w:line="360" w:lineRule="auto"/>
        <w:jc w:val="both"/>
        <w:rPr>
          <w:sz w:val="24"/>
          <w:szCs w:val="24"/>
          <w:lang w:val="es-AR"/>
        </w:rPr>
      </w:pPr>
      <w:r w:rsidRPr="000C674A">
        <w:rPr>
          <w:b/>
          <w:bCs/>
          <w:sz w:val="24"/>
          <w:szCs w:val="24"/>
          <w:lang w:val="es-AR"/>
        </w:rPr>
        <w:t>Justificación</w:t>
      </w:r>
    </w:p>
    <w:p w14:paraId="07221A37" w14:textId="2F0A121C" w:rsidR="00D0529F" w:rsidRPr="000C674A" w:rsidRDefault="00D0529F" w:rsidP="005B06EC">
      <w:pPr>
        <w:spacing w:after="160" w:line="360" w:lineRule="auto"/>
        <w:jc w:val="both"/>
        <w:rPr>
          <w:sz w:val="24"/>
          <w:szCs w:val="24"/>
          <w:lang w:val="es-AR"/>
        </w:rPr>
      </w:pPr>
      <w:r w:rsidRPr="000C674A">
        <w:rPr>
          <w:sz w:val="24"/>
          <w:szCs w:val="24"/>
          <w:lang w:val="es-AR"/>
        </w:rPr>
        <w:t>El B</w:t>
      </w:r>
      <w:r w:rsidR="001E4218" w:rsidRPr="000C674A">
        <w:rPr>
          <w:sz w:val="24"/>
          <w:szCs w:val="24"/>
          <w:lang w:val="es-AR"/>
        </w:rPr>
        <w:t>CRA</w:t>
      </w:r>
      <w:r w:rsidRPr="000C674A">
        <w:rPr>
          <w:sz w:val="24"/>
          <w:szCs w:val="24"/>
          <w:lang w:val="es-AR"/>
        </w:rPr>
        <w:t xml:space="preserve"> publica de manera continua comunicados normativos que regulan el funcionamiento del sistema financiero. Estos documentos constituyen una fuente de información de acceso público, pero de alta complejidad técnica, cuya consulta eficiente representa un desafío tanto para profesionales del sector como para el público en general. El acceso a estos comunicados presenta barreras tecnológicas concretas que el presente trabajo busca abordar. </w:t>
      </w:r>
    </w:p>
    <w:p w14:paraId="4254652E" w14:textId="77777777" w:rsidR="003A2AC5" w:rsidRPr="000C674A" w:rsidRDefault="00973D7B" w:rsidP="005B06EC">
      <w:pPr>
        <w:spacing w:after="160" w:line="360" w:lineRule="auto"/>
        <w:jc w:val="both"/>
        <w:rPr>
          <w:sz w:val="24"/>
          <w:szCs w:val="24"/>
          <w:lang w:val="es-AR"/>
        </w:rPr>
      </w:pPr>
      <w:r w:rsidRPr="000C674A">
        <w:rPr>
          <w:sz w:val="24"/>
          <w:szCs w:val="24"/>
          <w:lang w:val="es-AR"/>
        </w:rPr>
        <w:t xml:space="preserve">La elección del tema se sustenta en tres tipos de argumentos. En primer lugar, representa una contribución a la solución de un problema práctico-profesional: mejorar el acceso y la </w:t>
      </w:r>
      <w:r w:rsidRPr="000C674A">
        <w:rPr>
          <w:sz w:val="24"/>
          <w:szCs w:val="24"/>
          <w:lang w:val="es-AR"/>
        </w:rPr>
        <w:lastRenderedPageBreak/>
        <w:t xml:space="preserve">comprensión de normativa de alta relevancia para el sistema financiero argentino. En segundo lugar, constituye la demostración de una aplicación novedosa de técnicas de inteligencia artificial generativa —específicamente, la arquitectura RAG— a un dominio regulatorio en idioma español, un área </w:t>
      </w:r>
      <w:proofErr w:type="spellStart"/>
      <w:r w:rsidR="00D0529F" w:rsidRPr="000C674A">
        <w:rPr>
          <w:sz w:val="24"/>
          <w:szCs w:val="24"/>
          <w:lang w:val="es-AR"/>
        </w:rPr>
        <w:t>aún</w:t>
      </w:r>
      <w:proofErr w:type="spellEnd"/>
      <w:r w:rsidRPr="000C674A">
        <w:rPr>
          <w:sz w:val="24"/>
          <w:szCs w:val="24"/>
          <w:lang w:val="es-AR"/>
        </w:rPr>
        <w:t xml:space="preserve"> escasamente explorada en la literatura académica nacional. En tercer lugar, el trabajo se inscribe con plena pertinencia en el área disciplinar de la Maestría en Métodos Cuantitativos para la Gestión y Análisis de Datos en Organizaciones, al combinar procesamiento de lenguaje natural, recuperación semántica de información y evaluación cuantitativa de resultados aplicados a un contexto organizacional e institucional concreto.</w:t>
      </w:r>
    </w:p>
    <w:p w14:paraId="3ABA6E34" w14:textId="77777777" w:rsidR="003A2AC5" w:rsidRPr="000C674A" w:rsidRDefault="00973D7B" w:rsidP="005B06EC">
      <w:pPr>
        <w:spacing w:after="160" w:line="360" w:lineRule="auto"/>
        <w:jc w:val="both"/>
        <w:rPr>
          <w:sz w:val="24"/>
          <w:szCs w:val="24"/>
          <w:lang w:val="es-AR"/>
        </w:rPr>
      </w:pPr>
      <w:r w:rsidRPr="000C674A">
        <w:rPr>
          <w:sz w:val="24"/>
          <w:szCs w:val="24"/>
          <w:lang w:val="es-AR"/>
        </w:rPr>
        <w:t>A estas razones se suma el interés personal por el campo de la inteligencia artificial aplicada al análisis de datos regulatorios, área en la que la convergencia entre modelos de lenguaje y dominios normativos abre posibilidades de alto impacto tanto académico como profesional.</w:t>
      </w:r>
    </w:p>
    <w:p w14:paraId="1D22883A" w14:textId="77777777" w:rsidR="003A2AC5" w:rsidRPr="000C674A" w:rsidRDefault="00973D7B" w:rsidP="005B06EC">
      <w:pPr>
        <w:spacing w:before="300" w:after="120" w:line="360" w:lineRule="auto"/>
        <w:jc w:val="both"/>
        <w:rPr>
          <w:sz w:val="24"/>
          <w:szCs w:val="24"/>
          <w:lang w:val="es-AR"/>
        </w:rPr>
      </w:pPr>
      <w:r w:rsidRPr="000C674A">
        <w:rPr>
          <w:b/>
          <w:bCs/>
          <w:sz w:val="24"/>
          <w:szCs w:val="24"/>
          <w:lang w:val="es-AR"/>
        </w:rPr>
        <w:t>Planteamiento del tema/problema</w:t>
      </w:r>
    </w:p>
    <w:p w14:paraId="50D0C98C" w14:textId="6EB3B24D" w:rsidR="00B6634A" w:rsidRPr="000C674A" w:rsidRDefault="00FF0C1A" w:rsidP="005B06EC">
      <w:pPr>
        <w:spacing w:after="160" w:line="360" w:lineRule="auto"/>
        <w:jc w:val="both"/>
        <w:rPr>
          <w:sz w:val="24"/>
          <w:szCs w:val="24"/>
          <w:lang w:val="es-AR"/>
        </w:rPr>
      </w:pPr>
      <w:r w:rsidRPr="000C674A">
        <w:rPr>
          <w:sz w:val="24"/>
          <w:szCs w:val="24"/>
          <w:lang w:val="es-AR"/>
        </w:rPr>
        <w:t xml:space="preserve">La presente investigación se basa en </w:t>
      </w:r>
      <w:r w:rsidR="00B6634A" w:rsidRPr="000C674A">
        <w:rPr>
          <w:sz w:val="24"/>
          <w:szCs w:val="24"/>
          <w:lang w:val="es-AR"/>
        </w:rPr>
        <w:t>el diseño e implementación de un sistema de recuperación de información basado en arquitectura RAG (</w:t>
      </w:r>
      <w:proofErr w:type="spellStart"/>
      <w:r w:rsidR="00B6634A" w:rsidRPr="000C674A">
        <w:rPr>
          <w:rStyle w:val="nfasis"/>
          <w:sz w:val="24"/>
          <w:szCs w:val="24"/>
          <w:lang w:val="es-AR"/>
        </w:rPr>
        <w:t>Retrieval-Augmented</w:t>
      </w:r>
      <w:proofErr w:type="spellEnd"/>
      <w:r w:rsidR="00B6634A" w:rsidRPr="000C674A">
        <w:rPr>
          <w:rStyle w:val="nfasis"/>
          <w:sz w:val="24"/>
          <w:szCs w:val="24"/>
          <w:lang w:val="es-AR"/>
        </w:rPr>
        <w:t xml:space="preserve"> </w:t>
      </w:r>
      <w:proofErr w:type="spellStart"/>
      <w:r w:rsidR="00B6634A" w:rsidRPr="000C674A">
        <w:rPr>
          <w:rStyle w:val="nfasis"/>
          <w:sz w:val="24"/>
          <w:szCs w:val="24"/>
          <w:lang w:val="es-AR"/>
        </w:rPr>
        <w:t>Generation</w:t>
      </w:r>
      <w:proofErr w:type="spellEnd"/>
      <w:r w:rsidR="00B6634A" w:rsidRPr="000C674A">
        <w:rPr>
          <w:sz w:val="24"/>
          <w:szCs w:val="24"/>
          <w:lang w:val="es-AR"/>
        </w:rPr>
        <w:t>) aplicado a los comunicados normativos del BCRA, organismo que publica regularmente cuatro tipos de comunicados: las Comunicaciones A, que establecen normativa de carácter permanente; las Comunicaciones B, de carácter reglamentario, transitorio o circunstancial; las Comunicaciones C, con carácter informativo o rectificativo; y las Comunicaciones P, correspondientes a comunicados de prensa de carácter aclaratorio o de anticipo sobre decisiones normativas o institucionales. Estos documentos se organizan en circulares temáticas con denominaciones propias —como CAMEX para operaciones cambiarias u OPASI para operaciones pasivas, entre otras—, lo que incrementa su complejidad para usuarios no especializados.</w:t>
      </w:r>
    </w:p>
    <w:p w14:paraId="74D0EDB4" w14:textId="70299F4E" w:rsidR="003A2AC5" w:rsidRPr="000C674A" w:rsidRDefault="00973D7B" w:rsidP="005B06EC">
      <w:pPr>
        <w:spacing w:after="160" w:line="360" w:lineRule="auto"/>
        <w:jc w:val="both"/>
        <w:rPr>
          <w:sz w:val="24"/>
          <w:szCs w:val="24"/>
          <w:lang w:val="es-AR"/>
        </w:rPr>
      </w:pPr>
      <w:r w:rsidRPr="000C674A">
        <w:rPr>
          <w:sz w:val="24"/>
          <w:szCs w:val="24"/>
          <w:lang w:val="es-AR"/>
        </w:rPr>
        <w:t xml:space="preserve">El buscador </w:t>
      </w:r>
      <w:r w:rsidR="0050066D" w:rsidRPr="000C674A">
        <w:rPr>
          <w:sz w:val="24"/>
          <w:szCs w:val="24"/>
          <w:lang w:val="es-AR"/>
        </w:rPr>
        <w:t>institucional permite</w:t>
      </w:r>
      <w:r w:rsidRPr="000C674A">
        <w:rPr>
          <w:sz w:val="24"/>
          <w:szCs w:val="24"/>
          <w:lang w:val="es-AR"/>
        </w:rPr>
        <w:t xml:space="preserve"> filtrar por palabras clave, tipo de norma o fecha, pero no habilita consultas en lenguaje natural </w:t>
      </w:r>
      <w:r w:rsidR="008013B7" w:rsidRPr="000C674A">
        <w:rPr>
          <w:sz w:val="24"/>
          <w:szCs w:val="24"/>
          <w:lang w:val="es-AR"/>
        </w:rPr>
        <w:t>ni ofrece respuestas contextualizadas ni adecuación del contenido al nivel de comprensión del usuario</w:t>
      </w:r>
      <w:r w:rsidRPr="000C674A">
        <w:rPr>
          <w:sz w:val="24"/>
          <w:szCs w:val="24"/>
          <w:lang w:val="es-AR"/>
        </w:rPr>
        <w:t xml:space="preserve">. Esta limitación constituye la brecha tecnológica que el presente trabajo busca abordar. Como señala el Programa de Lenguaje Claro (Gobierno de la Ciudad Autónoma de Buenos Aires, 2024), la democracia se fortalece cuando la ciudadanía comprende la información emitida por el Estado, ya que esto le permite ejercer sus derechos y cumplir sus obligaciones. En este sentido, las barreras técnicas para acceder a la normativa del BCRA se agudizan en el período 2020–2025, dado el alto nivel </w:t>
      </w:r>
      <w:r w:rsidRPr="000C674A">
        <w:rPr>
          <w:sz w:val="24"/>
          <w:szCs w:val="24"/>
          <w:lang w:val="es-AR"/>
        </w:rPr>
        <w:lastRenderedPageBreak/>
        <w:t>de inestabilidad regulatoria registrado. Los sistemas basados en arquitectura RAG representan una oportunidad concreta para reducir esta brecha, combinando recuperación semántica sobre grandes corpus documentales con generación de respuestas adaptadas al perfil del usuario.</w:t>
      </w:r>
    </w:p>
    <w:p w14:paraId="0E3BF72C" w14:textId="4B9D5748" w:rsidR="003A2AC5" w:rsidRPr="000C674A" w:rsidRDefault="00973D7B" w:rsidP="005B06EC">
      <w:pPr>
        <w:spacing w:after="160" w:line="360" w:lineRule="auto"/>
        <w:jc w:val="both"/>
        <w:rPr>
          <w:sz w:val="24"/>
          <w:szCs w:val="24"/>
          <w:lang w:val="es-AR"/>
        </w:rPr>
      </w:pPr>
      <w:r w:rsidRPr="000C674A">
        <w:rPr>
          <w:sz w:val="24"/>
          <w:szCs w:val="24"/>
          <w:lang w:val="es-AR"/>
        </w:rPr>
        <w:t>La delimitación temporal abarca el período 2020–2025 por dos razones. En primer lugar, se trata de uno de los intervalos más recientes y regulatoriamente activos de las últimas décadas. En segundo lugar, el período comprende contextos de política económica radicalmente distintos: la profundización del cepo cambiario y la coexistencia de múltiples tipos de cambio entre 2020 y 2023, y una reorientación estructural de la política cambiaria y monetaria a partir de diciembre de 2023.</w:t>
      </w:r>
    </w:p>
    <w:p w14:paraId="423D5843" w14:textId="08114C3C" w:rsidR="0049516A" w:rsidRPr="0049516A" w:rsidRDefault="0049516A" w:rsidP="005B06EC">
      <w:pPr>
        <w:spacing w:after="160" w:line="360" w:lineRule="auto"/>
        <w:jc w:val="both"/>
        <w:rPr>
          <w:ins w:id="0" w:author="CECE" w:date="2026-05-29T14:31:00Z"/>
          <w:sz w:val="24"/>
          <w:szCs w:val="24"/>
          <w:lang w:val="es-AR"/>
        </w:rPr>
      </w:pPr>
      <w:r w:rsidRPr="0049516A">
        <w:rPr>
          <w:sz w:val="24"/>
          <w:szCs w:val="24"/>
          <w:lang w:val="es-AR"/>
        </w:rPr>
        <w:t>En este contexto, resulta relevante indagar de qué manera un sistema de consulta en lenguaje natural basado en arquitectura RAG podría asistir la consulta de los comunicados del BCRA para distintos perfiles de usuario, entendiendo por perfil técnico a los usuarios con formación específica en regulación financiera y por perfil no especializado a aquellos sin formación específica en dicha área. Asimismo, resulta pertinente identificar qué decisiones de diseño son necesarias para adaptar este tipo de arquitectura a un corpus normativo de alta complejidad terminológica, así como analizar en qué medida el sistema logra generar respuestas relevantes y consistentes con los fragmentos recuperados y cómo pueden producirse y evaluarse respuestas diferenciadas según cada perfil de usuario.</w:t>
      </w:r>
    </w:p>
    <w:p w14:paraId="3654183F" w14:textId="75B10CB0" w:rsidR="003A2AC5" w:rsidRPr="000C674A" w:rsidRDefault="00973D7B" w:rsidP="005B06EC">
      <w:pPr>
        <w:spacing w:before="300" w:after="120" w:line="360" w:lineRule="auto"/>
        <w:jc w:val="both"/>
        <w:rPr>
          <w:b/>
          <w:bCs/>
          <w:sz w:val="24"/>
          <w:szCs w:val="24"/>
          <w:lang w:val="es-AR"/>
        </w:rPr>
      </w:pPr>
      <w:r w:rsidRPr="000C674A">
        <w:rPr>
          <w:b/>
          <w:bCs/>
          <w:sz w:val="24"/>
          <w:szCs w:val="24"/>
          <w:lang w:val="es-AR"/>
        </w:rPr>
        <w:t>Objetivos</w:t>
      </w:r>
    </w:p>
    <w:p w14:paraId="6DA7F0EE" w14:textId="77777777" w:rsidR="000C674A" w:rsidRPr="000C674A" w:rsidRDefault="000C674A" w:rsidP="005B06EC">
      <w:pPr>
        <w:spacing w:before="300" w:after="120" w:line="360" w:lineRule="auto"/>
        <w:jc w:val="both"/>
        <w:rPr>
          <w:b/>
          <w:sz w:val="24"/>
          <w:szCs w:val="24"/>
          <w:lang w:val="es-AR"/>
        </w:rPr>
      </w:pPr>
      <w:r w:rsidRPr="000C674A">
        <w:rPr>
          <w:b/>
          <w:sz w:val="24"/>
          <w:szCs w:val="24"/>
          <w:lang w:val="es-AR"/>
        </w:rPr>
        <w:t>Objetivo general:</w:t>
      </w:r>
    </w:p>
    <w:p w14:paraId="768E0E4E" w14:textId="77777777" w:rsidR="0049516A" w:rsidRDefault="0049516A" w:rsidP="005B06EC">
      <w:pPr>
        <w:spacing w:after="160" w:line="360" w:lineRule="auto"/>
        <w:jc w:val="both"/>
        <w:rPr>
          <w:sz w:val="24"/>
          <w:szCs w:val="24"/>
          <w:lang w:val="es-AR"/>
        </w:rPr>
      </w:pPr>
      <w:r w:rsidRPr="0049516A">
        <w:rPr>
          <w:sz w:val="24"/>
          <w:szCs w:val="24"/>
          <w:lang w:val="es-AR"/>
        </w:rPr>
        <w:t>Diseñar e implementar un sistema de consulta en lenguaje natural basado en arquitectura RAG aplicado al corpus de comunicados del BCRA correspondientes al período 2020–2025, mediante un pipeline funcional desarrollado en Python con recuperación semántica y generación de respuestas contextualizadas, con el fin de explorar el potencial de este tipo de sistemas para facilitar el acceso a normativa regulatoria para usuarios de perfil técnico y perfil no especializado, evaluando técnicamente su desempeño mediante métricas automatizadas.</w:t>
      </w:r>
    </w:p>
    <w:p w14:paraId="685DFB55" w14:textId="4EA49186" w:rsidR="003A2AC5" w:rsidRPr="000C674A" w:rsidRDefault="00973D7B" w:rsidP="005B06EC">
      <w:pPr>
        <w:spacing w:after="160" w:line="360" w:lineRule="auto"/>
        <w:jc w:val="both"/>
        <w:rPr>
          <w:sz w:val="24"/>
          <w:szCs w:val="24"/>
          <w:lang w:val="es-AR"/>
        </w:rPr>
      </w:pPr>
      <w:r w:rsidRPr="000C674A">
        <w:rPr>
          <w:b/>
          <w:bCs/>
          <w:sz w:val="24"/>
          <w:szCs w:val="24"/>
          <w:lang w:val="es-AR"/>
        </w:rPr>
        <w:t>Objetivos específicos:</w:t>
      </w:r>
    </w:p>
    <w:p w14:paraId="787FE376" w14:textId="2A4708FC" w:rsidR="003A2AC5" w:rsidRPr="000C674A" w:rsidRDefault="00973D7B" w:rsidP="005B06EC">
      <w:pPr>
        <w:pStyle w:val="Prrafodelista"/>
        <w:numPr>
          <w:ilvl w:val="0"/>
          <w:numId w:val="4"/>
        </w:numPr>
        <w:spacing w:after="160" w:line="360" w:lineRule="auto"/>
        <w:jc w:val="both"/>
        <w:rPr>
          <w:sz w:val="24"/>
          <w:szCs w:val="24"/>
          <w:lang w:val="es-AR"/>
        </w:rPr>
      </w:pPr>
      <w:r w:rsidRPr="000C674A">
        <w:rPr>
          <w:sz w:val="24"/>
          <w:szCs w:val="24"/>
          <w:lang w:val="es-AR"/>
        </w:rPr>
        <w:lastRenderedPageBreak/>
        <w:t xml:space="preserve">Diseñar la arquitectura del sistema RAG adaptada al corpus de comunicados del BCRA, definiendo las estrategias de segmentación, generación de </w:t>
      </w:r>
      <w:proofErr w:type="spellStart"/>
      <w:r w:rsidRPr="000C674A">
        <w:rPr>
          <w:i/>
          <w:sz w:val="24"/>
          <w:szCs w:val="24"/>
          <w:lang w:val="es-AR"/>
        </w:rPr>
        <w:t>embeddings</w:t>
      </w:r>
      <w:proofErr w:type="spellEnd"/>
      <w:r w:rsidRPr="000C674A">
        <w:rPr>
          <w:sz w:val="24"/>
          <w:szCs w:val="24"/>
          <w:lang w:val="es-AR"/>
        </w:rPr>
        <w:t xml:space="preserve"> y recuperación apropiadas para documentos de alta densidad terminológica</w:t>
      </w:r>
      <w:r w:rsidR="00D01D2B" w:rsidRPr="000C674A">
        <w:rPr>
          <w:sz w:val="24"/>
          <w:szCs w:val="24"/>
          <w:lang w:val="es-AR"/>
        </w:rPr>
        <w:t>.</w:t>
      </w:r>
    </w:p>
    <w:p w14:paraId="3BCCB501" w14:textId="172CAEFC" w:rsidR="005B06EC" w:rsidRDefault="005B06EC" w:rsidP="005B06EC">
      <w:pPr>
        <w:pStyle w:val="Prrafodelista"/>
        <w:numPr>
          <w:ilvl w:val="0"/>
          <w:numId w:val="4"/>
        </w:numPr>
        <w:spacing w:after="160" w:line="360" w:lineRule="auto"/>
        <w:jc w:val="both"/>
        <w:rPr>
          <w:sz w:val="24"/>
          <w:szCs w:val="24"/>
          <w:lang w:val="es-AR"/>
        </w:rPr>
      </w:pPr>
      <w:r w:rsidRPr="005B06EC">
        <w:rPr>
          <w:sz w:val="24"/>
          <w:szCs w:val="24"/>
          <w:lang w:val="es-AR"/>
        </w:rPr>
        <w:t>Implementar el sistema diseñado sobre el corpus de comunicados del BCRA mediante un pipeline funcional de recuperación y generación de respuestas en lenguaje natural, con capacidad de adaptación al perfil del usuario y ejecución en un entorno controlado de prueba.</w:t>
      </w:r>
    </w:p>
    <w:p w14:paraId="543C0796" w14:textId="77777777" w:rsidR="00E32F64" w:rsidRPr="00E32F64" w:rsidRDefault="00E32F64" w:rsidP="00E32F64">
      <w:pPr>
        <w:pStyle w:val="Prrafodelista"/>
        <w:numPr>
          <w:ilvl w:val="0"/>
          <w:numId w:val="4"/>
        </w:numPr>
        <w:spacing w:line="360" w:lineRule="auto"/>
        <w:jc w:val="both"/>
        <w:rPr>
          <w:sz w:val="24"/>
          <w:szCs w:val="24"/>
          <w:lang w:val="es-AR"/>
        </w:rPr>
      </w:pPr>
      <w:r w:rsidRPr="00E32F64">
        <w:rPr>
          <w:sz w:val="24"/>
          <w:szCs w:val="24"/>
          <w:lang w:val="es-AR"/>
        </w:rPr>
        <w:t>Evaluar técnicamente el desempeño del sistema mediante métricas automatizadas de relevancia de respuesta, relevancia del contexto recuperado y correspondencia entre las respuestas generadas y los fragmentos recuperados, analizando los resultados según el perfil del usuario.</w:t>
      </w:r>
    </w:p>
    <w:p w14:paraId="2841AC80" w14:textId="77777777" w:rsidR="00E32F64" w:rsidRDefault="00E32F64" w:rsidP="00E32F64">
      <w:pPr>
        <w:pStyle w:val="Prrafodelista"/>
        <w:spacing w:after="160" w:line="360" w:lineRule="auto"/>
        <w:ind w:left="720"/>
        <w:jc w:val="both"/>
        <w:rPr>
          <w:sz w:val="24"/>
          <w:szCs w:val="24"/>
          <w:lang w:val="es-AR"/>
        </w:rPr>
      </w:pPr>
    </w:p>
    <w:p w14:paraId="3DDF49CB" w14:textId="48C6DD9F" w:rsidR="000C674A" w:rsidRPr="00402952" w:rsidRDefault="000C674A" w:rsidP="00402952">
      <w:pPr>
        <w:spacing w:before="300" w:after="120" w:line="360" w:lineRule="auto"/>
        <w:jc w:val="both"/>
        <w:rPr>
          <w:b/>
          <w:sz w:val="24"/>
          <w:szCs w:val="24"/>
          <w:lang w:val="es-AR"/>
        </w:rPr>
      </w:pPr>
      <w:r w:rsidRPr="00402952">
        <w:rPr>
          <w:b/>
          <w:sz w:val="24"/>
          <w:szCs w:val="24"/>
          <w:lang w:val="es-AR"/>
        </w:rPr>
        <w:t>Hipótesis</w:t>
      </w:r>
    </w:p>
    <w:p w14:paraId="2BF87CBB" w14:textId="43B5E97E" w:rsidR="00235BB2" w:rsidRDefault="000C674A" w:rsidP="005B06EC">
      <w:pPr>
        <w:spacing w:before="300" w:after="120" w:line="360" w:lineRule="auto"/>
        <w:jc w:val="both"/>
        <w:rPr>
          <w:sz w:val="24"/>
          <w:szCs w:val="24"/>
          <w:lang w:val="es-AR"/>
        </w:rPr>
      </w:pPr>
      <w:r w:rsidRPr="000C674A">
        <w:rPr>
          <w:sz w:val="24"/>
          <w:szCs w:val="24"/>
          <w:lang w:val="es-AR"/>
        </w:rPr>
        <w:t>Un sistema de consulta en lenguaje natural basado en arquitectura RAG, implementado sobre el corpus de comunicados del BCRA correspondientes al período 2020–2025, puede generar respuestas contextualizadas y consistentes con los fragmentos recuperados, adaptadas a distintos perfiles de usuario —técnicos y no especializados—, contribuyendo potencialmente a facilitar la consulta de normativa regulatoria.</w:t>
      </w:r>
    </w:p>
    <w:p w14:paraId="34CB6BB4" w14:textId="77777777" w:rsidR="005B06EC" w:rsidRPr="000C674A" w:rsidDel="00235BB2" w:rsidRDefault="005B06EC" w:rsidP="005B06EC">
      <w:pPr>
        <w:pStyle w:val="Prrafodelista"/>
        <w:spacing w:before="300" w:after="120" w:line="360" w:lineRule="auto"/>
        <w:ind w:left="720"/>
        <w:jc w:val="both"/>
        <w:rPr>
          <w:del w:id="1" w:author="CECE" w:date="2026-05-29T14:36:00Z"/>
          <w:sz w:val="24"/>
          <w:szCs w:val="24"/>
          <w:lang w:val="es-AR"/>
        </w:rPr>
      </w:pPr>
    </w:p>
    <w:p w14:paraId="37271890" w14:textId="77777777" w:rsidR="003A2AC5" w:rsidRPr="000C674A" w:rsidRDefault="00973D7B" w:rsidP="005B06EC">
      <w:pPr>
        <w:spacing w:before="300" w:after="120" w:line="360" w:lineRule="auto"/>
        <w:jc w:val="both"/>
        <w:rPr>
          <w:sz w:val="24"/>
          <w:szCs w:val="24"/>
          <w:lang w:val="es-AR"/>
        </w:rPr>
      </w:pPr>
      <w:r w:rsidRPr="000C674A">
        <w:rPr>
          <w:b/>
          <w:bCs/>
          <w:sz w:val="24"/>
          <w:szCs w:val="24"/>
          <w:lang w:val="es-AR"/>
        </w:rPr>
        <w:t>Marco teórico-conceptual</w:t>
      </w:r>
    </w:p>
    <w:p w14:paraId="71E6294C" w14:textId="77777777" w:rsidR="003A2AC5" w:rsidRPr="000C674A" w:rsidRDefault="00973D7B" w:rsidP="005B06EC">
      <w:pPr>
        <w:spacing w:after="160" w:line="360" w:lineRule="auto"/>
        <w:jc w:val="both"/>
        <w:rPr>
          <w:sz w:val="24"/>
          <w:szCs w:val="24"/>
          <w:lang w:val="es-AR"/>
        </w:rPr>
      </w:pPr>
      <w:r w:rsidRPr="000C674A">
        <w:rPr>
          <w:sz w:val="24"/>
          <w:szCs w:val="24"/>
          <w:lang w:val="es-AR"/>
        </w:rPr>
        <w:t xml:space="preserve">La recuperación de información </w:t>
      </w:r>
      <w:r w:rsidR="0050066D" w:rsidRPr="000C674A">
        <w:rPr>
          <w:sz w:val="24"/>
          <w:szCs w:val="24"/>
          <w:lang w:val="es-AR"/>
        </w:rPr>
        <w:t>(</w:t>
      </w:r>
      <w:proofErr w:type="spellStart"/>
      <w:r w:rsidR="0050066D" w:rsidRPr="000C674A">
        <w:rPr>
          <w:sz w:val="24"/>
          <w:szCs w:val="24"/>
          <w:lang w:val="es-AR"/>
        </w:rPr>
        <w:t>Information</w:t>
      </w:r>
      <w:proofErr w:type="spellEnd"/>
      <w:r w:rsidR="0050066D" w:rsidRPr="000C674A">
        <w:rPr>
          <w:sz w:val="24"/>
          <w:szCs w:val="24"/>
          <w:lang w:val="es-AR"/>
        </w:rPr>
        <w:t xml:space="preserve"> </w:t>
      </w:r>
      <w:proofErr w:type="spellStart"/>
      <w:r w:rsidR="0050066D" w:rsidRPr="000C674A">
        <w:rPr>
          <w:sz w:val="24"/>
          <w:szCs w:val="24"/>
          <w:lang w:val="es-AR"/>
        </w:rPr>
        <w:t>Retrieval</w:t>
      </w:r>
      <w:proofErr w:type="spellEnd"/>
      <w:r w:rsidR="0050066D" w:rsidRPr="000C674A">
        <w:rPr>
          <w:sz w:val="24"/>
          <w:szCs w:val="24"/>
          <w:lang w:val="es-AR"/>
        </w:rPr>
        <w:t xml:space="preserve"> </w:t>
      </w:r>
      <w:r w:rsidR="00BA17DD" w:rsidRPr="000C674A">
        <w:rPr>
          <w:sz w:val="24"/>
          <w:szCs w:val="24"/>
          <w:lang w:val="es-AR"/>
        </w:rPr>
        <w:t>[IR]</w:t>
      </w:r>
      <w:r w:rsidR="0050066D" w:rsidRPr="000C674A">
        <w:rPr>
          <w:sz w:val="24"/>
          <w:szCs w:val="24"/>
          <w:lang w:val="es-AR"/>
        </w:rPr>
        <w:t>)</w:t>
      </w:r>
      <w:r w:rsidRPr="000C674A">
        <w:rPr>
          <w:sz w:val="24"/>
          <w:szCs w:val="24"/>
          <w:lang w:val="es-AR"/>
        </w:rPr>
        <w:t xml:space="preserve"> constituye un campo central dentro del procesamiento de lenguaje natural, orientado al desarrollo de sistemas capaces de identificar y recuperar documentos relevantes en función de una consulta del usuario (Manning et al., 2008). En este marco, la arquitectura RAG constituye un enfoque de inteligencia artificial que combina modelos de lenguaje de gran escala </w:t>
      </w:r>
      <w:r w:rsidR="0050066D" w:rsidRPr="000C674A">
        <w:rPr>
          <w:sz w:val="24"/>
          <w:szCs w:val="24"/>
          <w:lang w:val="es-AR"/>
        </w:rPr>
        <w:t>(</w:t>
      </w:r>
      <w:proofErr w:type="spellStart"/>
      <w:r w:rsidR="0050066D" w:rsidRPr="000C674A">
        <w:rPr>
          <w:sz w:val="24"/>
          <w:szCs w:val="24"/>
          <w:lang w:val="es-AR"/>
        </w:rPr>
        <w:t>Large</w:t>
      </w:r>
      <w:proofErr w:type="spellEnd"/>
      <w:r w:rsidR="0050066D" w:rsidRPr="000C674A">
        <w:rPr>
          <w:sz w:val="24"/>
          <w:szCs w:val="24"/>
          <w:lang w:val="es-AR"/>
        </w:rPr>
        <w:t xml:space="preserve"> </w:t>
      </w:r>
      <w:proofErr w:type="spellStart"/>
      <w:r w:rsidR="0050066D" w:rsidRPr="000C674A">
        <w:rPr>
          <w:sz w:val="24"/>
          <w:szCs w:val="24"/>
          <w:lang w:val="es-AR"/>
        </w:rPr>
        <w:t>Language</w:t>
      </w:r>
      <w:proofErr w:type="spellEnd"/>
      <w:r w:rsidR="0050066D" w:rsidRPr="000C674A">
        <w:rPr>
          <w:sz w:val="24"/>
          <w:szCs w:val="24"/>
          <w:lang w:val="es-AR"/>
        </w:rPr>
        <w:t xml:space="preserve"> </w:t>
      </w:r>
      <w:proofErr w:type="spellStart"/>
      <w:r w:rsidR="0050066D" w:rsidRPr="000C674A">
        <w:rPr>
          <w:sz w:val="24"/>
          <w:szCs w:val="24"/>
          <w:lang w:val="es-AR"/>
        </w:rPr>
        <w:t>Models</w:t>
      </w:r>
      <w:proofErr w:type="spellEnd"/>
      <w:r w:rsidR="00BA17DD" w:rsidRPr="000C674A">
        <w:rPr>
          <w:sz w:val="24"/>
          <w:szCs w:val="24"/>
          <w:lang w:val="es-AR"/>
        </w:rPr>
        <w:t xml:space="preserve"> [</w:t>
      </w:r>
      <w:proofErr w:type="spellStart"/>
      <w:r w:rsidR="00BA17DD" w:rsidRPr="000C674A">
        <w:rPr>
          <w:sz w:val="24"/>
          <w:szCs w:val="24"/>
          <w:lang w:val="es-AR"/>
        </w:rPr>
        <w:t>LLMs</w:t>
      </w:r>
      <w:proofErr w:type="spellEnd"/>
      <w:r w:rsidR="00BA17DD" w:rsidRPr="000C674A">
        <w:rPr>
          <w:sz w:val="24"/>
          <w:szCs w:val="24"/>
          <w:lang w:val="es-AR"/>
        </w:rPr>
        <w:t>]</w:t>
      </w:r>
      <w:r w:rsidR="0050066D" w:rsidRPr="000C674A">
        <w:rPr>
          <w:sz w:val="24"/>
          <w:szCs w:val="24"/>
          <w:lang w:val="es-AR"/>
        </w:rPr>
        <w:t>)</w:t>
      </w:r>
      <w:r w:rsidRPr="000C674A">
        <w:rPr>
          <w:sz w:val="24"/>
          <w:szCs w:val="24"/>
          <w:lang w:val="es-AR"/>
        </w:rPr>
        <w:t xml:space="preserve"> con mecanismos de recuperación de información externa. A diferencia de los modelos que operan exclusivamente a partir de su conocimiento paramétrico (aquel incorporado durante el entrenamiento), los sistemas RAG recuperan fragmentos de documentos relevantes en tiempo de consulta y los integran al contexto de generación (Lewis et al., 2020). Este enfoque resulta especialmente valioso en dominios donde la precisión </w:t>
      </w:r>
      <w:r w:rsidRPr="000C674A">
        <w:rPr>
          <w:sz w:val="24"/>
          <w:szCs w:val="24"/>
          <w:lang w:val="es-AR"/>
        </w:rPr>
        <w:lastRenderedPageBreak/>
        <w:t>factual y la trazabilidad de las fuentes son críticas, como el derecho, la medicina o la regulación financiera.</w:t>
      </w:r>
    </w:p>
    <w:p w14:paraId="25CB3269" w14:textId="77777777" w:rsidR="000370D5" w:rsidRPr="000C674A" w:rsidRDefault="00973D7B" w:rsidP="005B06EC">
      <w:pPr>
        <w:spacing w:after="160" w:line="360" w:lineRule="auto"/>
        <w:jc w:val="both"/>
        <w:rPr>
          <w:sz w:val="24"/>
          <w:szCs w:val="24"/>
          <w:lang w:val="es-AR"/>
        </w:rPr>
      </w:pPr>
      <w:r w:rsidRPr="000C674A">
        <w:rPr>
          <w:sz w:val="24"/>
          <w:szCs w:val="24"/>
          <w:lang w:val="es-AR"/>
        </w:rPr>
        <w:t>Desde la introducción de la arquitectura RAG (Lewis et al., 2020), se ha desarrollado un amplio conjunto de enfoques orientados a mejorar la calidad de la recuperación,</w:t>
      </w:r>
      <w:r w:rsidR="0050066D" w:rsidRPr="000C674A">
        <w:rPr>
          <w:sz w:val="24"/>
          <w:szCs w:val="24"/>
          <w:lang w:val="es-AR"/>
        </w:rPr>
        <w:t xml:space="preserve"> incluyendo estrategias de segmentación semántica (</w:t>
      </w:r>
      <w:proofErr w:type="spellStart"/>
      <w:r w:rsidR="0050066D" w:rsidRPr="000C674A">
        <w:rPr>
          <w:i/>
          <w:sz w:val="24"/>
          <w:szCs w:val="24"/>
          <w:lang w:val="es-AR"/>
        </w:rPr>
        <w:t>chunking</w:t>
      </w:r>
      <w:proofErr w:type="spellEnd"/>
      <w:r w:rsidR="0050066D" w:rsidRPr="000C674A">
        <w:rPr>
          <w:sz w:val="24"/>
          <w:szCs w:val="24"/>
          <w:lang w:val="es-AR"/>
        </w:rPr>
        <w:t>)</w:t>
      </w:r>
      <w:r w:rsidRPr="000C674A">
        <w:rPr>
          <w:sz w:val="24"/>
          <w:szCs w:val="24"/>
          <w:lang w:val="es-AR"/>
        </w:rPr>
        <w:t>,</w:t>
      </w:r>
      <w:r w:rsidR="0050066D" w:rsidRPr="000C674A">
        <w:rPr>
          <w:sz w:val="24"/>
          <w:szCs w:val="24"/>
          <w:lang w:val="es-AR"/>
        </w:rPr>
        <w:t xml:space="preserve"> técnicas de reordenamiento (</w:t>
      </w:r>
      <w:proofErr w:type="spellStart"/>
      <w:r w:rsidR="0050066D" w:rsidRPr="000C674A">
        <w:rPr>
          <w:i/>
          <w:sz w:val="24"/>
          <w:szCs w:val="24"/>
          <w:lang w:val="es-AR"/>
        </w:rPr>
        <w:t>reranking</w:t>
      </w:r>
      <w:proofErr w:type="spellEnd"/>
      <w:r w:rsidR="0050066D" w:rsidRPr="000C674A">
        <w:rPr>
          <w:sz w:val="24"/>
          <w:szCs w:val="24"/>
          <w:lang w:val="es-AR"/>
        </w:rPr>
        <w:t xml:space="preserve">) </w:t>
      </w:r>
      <w:r w:rsidRPr="000C674A">
        <w:rPr>
          <w:sz w:val="24"/>
          <w:szCs w:val="24"/>
          <w:lang w:val="es-AR"/>
        </w:rPr>
        <w:t xml:space="preserve">  y esquemas de recuperación jerárquica, así como la fidelidad de las respuestas generadas, entendida como el grado de correspondencia entre la respuesta generada y la información contenida en los documentos recuperados (Gao et al., 2023). En este sentido, la arquitectura RAG puede inscribirse dentro de un enfoque más amplio de procesamiento de lenguaje natural </w:t>
      </w:r>
      <w:r w:rsidR="0050066D" w:rsidRPr="000C674A">
        <w:rPr>
          <w:sz w:val="24"/>
          <w:szCs w:val="24"/>
          <w:lang w:val="es-AR"/>
        </w:rPr>
        <w:t>basado en conocimiento (</w:t>
      </w:r>
      <w:proofErr w:type="spellStart"/>
      <w:r w:rsidR="0050066D" w:rsidRPr="000C674A">
        <w:rPr>
          <w:sz w:val="24"/>
          <w:szCs w:val="24"/>
          <w:lang w:val="es-AR"/>
        </w:rPr>
        <w:t>knowledge-augmented</w:t>
      </w:r>
      <w:proofErr w:type="spellEnd"/>
      <w:r w:rsidR="00BA17DD" w:rsidRPr="000C674A">
        <w:rPr>
          <w:sz w:val="24"/>
          <w:szCs w:val="24"/>
          <w:lang w:val="es-AR"/>
        </w:rPr>
        <w:t xml:space="preserve"> NLP</w:t>
      </w:r>
      <w:r w:rsidR="0050066D" w:rsidRPr="000C674A">
        <w:rPr>
          <w:sz w:val="24"/>
          <w:szCs w:val="24"/>
          <w:lang w:val="es-AR"/>
        </w:rPr>
        <w:t>)</w:t>
      </w:r>
      <w:r w:rsidRPr="000C674A">
        <w:rPr>
          <w:sz w:val="24"/>
          <w:szCs w:val="24"/>
          <w:lang w:val="es-AR"/>
        </w:rPr>
        <w:t>, que busca complementar las capacidades de los modelos mediante la integración de fuentes externas de información, tanto estructuradas como no estructuradas (</w:t>
      </w:r>
      <w:proofErr w:type="spellStart"/>
      <w:r w:rsidRPr="000C674A">
        <w:rPr>
          <w:sz w:val="24"/>
          <w:szCs w:val="24"/>
          <w:lang w:val="es-AR"/>
        </w:rPr>
        <w:t>Jiang</w:t>
      </w:r>
      <w:proofErr w:type="spellEnd"/>
      <w:r w:rsidRPr="000C674A">
        <w:rPr>
          <w:sz w:val="24"/>
          <w:szCs w:val="24"/>
          <w:lang w:val="es-AR"/>
        </w:rPr>
        <w:t xml:space="preserve"> et al., 2024). </w:t>
      </w:r>
      <w:r w:rsidR="000370D5" w:rsidRPr="000C674A">
        <w:rPr>
          <w:sz w:val="24"/>
          <w:szCs w:val="24"/>
          <w:lang w:val="es-AR"/>
        </w:rPr>
        <w:t>La evaluación de sistemas RAG se apoya en métricas específicas, entre las que se destacan la fidelidad (</w:t>
      </w:r>
      <w:proofErr w:type="spellStart"/>
      <w:r w:rsidR="000370D5" w:rsidRPr="000C674A">
        <w:rPr>
          <w:i/>
          <w:iCs/>
          <w:sz w:val="24"/>
          <w:szCs w:val="24"/>
          <w:lang w:val="es-AR"/>
        </w:rPr>
        <w:t>faithfulness</w:t>
      </w:r>
      <w:proofErr w:type="spellEnd"/>
      <w:r w:rsidR="000370D5" w:rsidRPr="000C674A">
        <w:rPr>
          <w:sz w:val="24"/>
          <w:szCs w:val="24"/>
          <w:lang w:val="es-AR"/>
        </w:rPr>
        <w:t>), la relevancia de la respuesta (</w:t>
      </w:r>
      <w:proofErr w:type="spellStart"/>
      <w:r w:rsidR="000370D5" w:rsidRPr="000C674A">
        <w:rPr>
          <w:i/>
          <w:iCs/>
          <w:sz w:val="24"/>
          <w:szCs w:val="24"/>
          <w:lang w:val="es-AR"/>
        </w:rPr>
        <w:t>answer</w:t>
      </w:r>
      <w:proofErr w:type="spellEnd"/>
      <w:r w:rsidR="000370D5" w:rsidRPr="000C674A">
        <w:rPr>
          <w:i/>
          <w:iCs/>
          <w:sz w:val="24"/>
          <w:szCs w:val="24"/>
          <w:lang w:val="es-AR"/>
        </w:rPr>
        <w:t xml:space="preserve"> </w:t>
      </w:r>
      <w:proofErr w:type="spellStart"/>
      <w:r w:rsidR="000370D5" w:rsidRPr="000C674A">
        <w:rPr>
          <w:i/>
          <w:iCs/>
          <w:sz w:val="24"/>
          <w:szCs w:val="24"/>
          <w:lang w:val="es-AR"/>
        </w:rPr>
        <w:t>relevance</w:t>
      </w:r>
      <w:proofErr w:type="spellEnd"/>
      <w:r w:rsidR="000370D5" w:rsidRPr="000C674A">
        <w:rPr>
          <w:sz w:val="24"/>
          <w:szCs w:val="24"/>
          <w:lang w:val="es-AR"/>
        </w:rPr>
        <w:t>) y la relevancia del contexto recuperado (</w:t>
      </w:r>
      <w:proofErr w:type="spellStart"/>
      <w:r w:rsidR="000370D5" w:rsidRPr="000C674A">
        <w:rPr>
          <w:i/>
          <w:iCs/>
          <w:sz w:val="24"/>
          <w:szCs w:val="24"/>
          <w:lang w:val="es-AR"/>
        </w:rPr>
        <w:t>context</w:t>
      </w:r>
      <w:proofErr w:type="spellEnd"/>
      <w:r w:rsidR="000370D5" w:rsidRPr="000C674A">
        <w:rPr>
          <w:i/>
          <w:iCs/>
          <w:sz w:val="24"/>
          <w:szCs w:val="24"/>
          <w:lang w:val="es-AR"/>
        </w:rPr>
        <w:t xml:space="preserve"> </w:t>
      </w:r>
      <w:proofErr w:type="spellStart"/>
      <w:r w:rsidR="000370D5" w:rsidRPr="000C674A">
        <w:rPr>
          <w:i/>
          <w:iCs/>
          <w:sz w:val="24"/>
          <w:szCs w:val="24"/>
          <w:lang w:val="es-AR"/>
        </w:rPr>
        <w:t>relevance</w:t>
      </w:r>
      <w:proofErr w:type="spellEnd"/>
      <w:r w:rsidR="000370D5" w:rsidRPr="000C674A">
        <w:rPr>
          <w:sz w:val="24"/>
          <w:szCs w:val="24"/>
          <w:lang w:val="es-AR"/>
        </w:rPr>
        <w:t xml:space="preserve">). Estas dimensiones pueden calcularse de forma automatizada mediante herramientas específicas de evaluación, como el </w:t>
      </w:r>
      <w:proofErr w:type="spellStart"/>
      <w:r w:rsidR="000370D5" w:rsidRPr="000C674A">
        <w:rPr>
          <w:rStyle w:val="nfasis"/>
          <w:sz w:val="24"/>
          <w:szCs w:val="24"/>
          <w:lang w:val="es-AR"/>
        </w:rPr>
        <w:t>framework</w:t>
      </w:r>
      <w:proofErr w:type="spellEnd"/>
      <w:r w:rsidR="000370D5" w:rsidRPr="000C674A">
        <w:rPr>
          <w:sz w:val="24"/>
          <w:szCs w:val="24"/>
          <w:lang w:val="es-AR"/>
        </w:rPr>
        <w:t xml:space="preserve"> RAGAS (</w:t>
      </w:r>
      <w:proofErr w:type="spellStart"/>
      <w:r w:rsidR="000370D5" w:rsidRPr="000C674A">
        <w:rPr>
          <w:rStyle w:val="nfasis"/>
          <w:sz w:val="24"/>
          <w:szCs w:val="24"/>
          <w:lang w:val="es-AR"/>
        </w:rPr>
        <w:t>Retrieval</w:t>
      </w:r>
      <w:proofErr w:type="spellEnd"/>
      <w:r w:rsidR="000370D5" w:rsidRPr="000C674A">
        <w:rPr>
          <w:rStyle w:val="nfasis"/>
          <w:sz w:val="24"/>
          <w:szCs w:val="24"/>
          <w:lang w:val="es-AR"/>
        </w:rPr>
        <w:t xml:space="preserve"> </w:t>
      </w:r>
      <w:proofErr w:type="spellStart"/>
      <w:r w:rsidR="000370D5" w:rsidRPr="000C674A">
        <w:rPr>
          <w:rStyle w:val="nfasis"/>
          <w:sz w:val="24"/>
          <w:szCs w:val="24"/>
          <w:lang w:val="es-AR"/>
        </w:rPr>
        <w:t>Augmented</w:t>
      </w:r>
      <w:proofErr w:type="spellEnd"/>
      <w:r w:rsidR="000370D5" w:rsidRPr="000C674A">
        <w:rPr>
          <w:rStyle w:val="nfasis"/>
          <w:sz w:val="24"/>
          <w:szCs w:val="24"/>
          <w:lang w:val="es-AR"/>
        </w:rPr>
        <w:t xml:space="preserve"> </w:t>
      </w:r>
      <w:proofErr w:type="spellStart"/>
      <w:r w:rsidR="000370D5" w:rsidRPr="000C674A">
        <w:rPr>
          <w:rStyle w:val="nfasis"/>
          <w:sz w:val="24"/>
          <w:szCs w:val="24"/>
          <w:lang w:val="es-AR"/>
        </w:rPr>
        <w:t>Generation</w:t>
      </w:r>
      <w:proofErr w:type="spellEnd"/>
      <w:r w:rsidR="000370D5" w:rsidRPr="000C674A">
        <w:rPr>
          <w:rStyle w:val="nfasis"/>
          <w:sz w:val="24"/>
          <w:szCs w:val="24"/>
          <w:lang w:val="es-AR"/>
        </w:rPr>
        <w:t xml:space="preserve"> </w:t>
      </w:r>
      <w:proofErr w:type="spellStart"/>
      <w:r w:rsidR="000370D5" w:rsidRPr="000C674A">
        <w:rPr>
          <w:rStyle w:val="nfasis"/>
          <w:sz w:val="24"/>
          <w:szCs w:val="24"/>
          <w:lang w:val="es-AR"/>
        </w:rPr>
        <w:t>Assessment</w:t>
      </w:r>
      <w:proofErr w:type="spellEnd"/>
      <w:r w:rsidR="000370D5" w:rsidRPr="000C674A">
        <w:rPr>
          <w:b/>
          <w:sz w:val="24"/>
          <w:szCs w:val="24"/>
          <w:lang w:val="es-AR"/>
        </w:rPr>
        <w:t xml:space="preserve">; </w:t>
      </w:r>
      <w:r w:rsidR="000370D5" w:rsidRPr="000C674A">
        <w:rPr>
          <w:rStyle w:val="Textoennegrita"/>
          <w:b w:val="0"/>
          <w:sz w:val="24"/>
          <w:szCs w:val="24"/>
          <w:lang w:val="es-AR"/>
        </w:rPr>
        <w:t>Es et al., 2023</w:t>
      </w:r>
      <w:r w:rsidR="000370D5" w:rsidRPr="000C674A">
        <w:rPr>
          <w:sz w:val="24"/>
          <w:szCs w:val="24"/>
          <w:lang w:val="es-AR"/>
        </w:rPr>
        <w:t>).</w:t>
      </w:r>
    </w:p>
    <w:p w14:paraId="7F59ABE6" w14:textId="77777777" w:rsidR="003A2AC5" w:rsidRPr="000C674A" w:rsidRDefault="00973D7B" w:rsidP="005B06EC">
      <w:pPr>
        <w:spacing w:after="160" w:line="360" w:lineRule="auto"/>
        <w:jc w:val="both"/>
        <w:rPr>
          <w:sz w:val="24"/>
          <w:szCs w:val="24"/>
          <w:lang w:val="es-AR"/>
        </w:rPr>
      </w:pPr>
      <w:r w:rsidRPr="000C674A">
        <w:rPr>
          <w:sz w:val="24"/>
          <w:szCs w:val="24"/>
          <w:lang w:val="es-AR"/>
        </w:rPr>
        <w:t>En el ámbito de los documentos legales y regulatorios, la recuperación de información presenta desafíos particulares vinculados a la especificidad del lenguaje técnico-jurídico, la densidad conceptual de los textos y la necesidad de mantener la trazabilidad de las fuentes originales. En este contexto, trabajos recientes han explorado la aplicación de sistemas RAG en ámbitos como la legislación tributaria, la normativa sanitaria y la regulación financiera, con resultados prometedores en cuanto a la capacidad de los modelos para responder consultas especializadas (Nguyen et al., 2024). Sin embargo, no se identificaron estudios que aborden específicamente el conjunto de comunicados del BCRA ni que propongan modos de respuesta diferenciados para usuarios técnicos y no técnicos, lo que evidencia una vacancia que esta investigación busca cubrir.</w:t>
      </w:r>
    </w:p>
    <w:p w14:paraId="2E249AE1" w14:textId="77777777" w:rsidR="0050066D" w:rsidRPr="000C674A" w:rsidRDefault="0050066D" w:rsidP="005B06EC">
      <w:pPr>
        <w:pStyle w:val="Textoindependiente"/>
        <w:spacing w:line="360" w:lineRule="auto"/>
        <w:jc w:val="both"/>
      </w:pPr>
      <w:r w:rsidRPr="000C674A">
        <w:t xml:space="preserve">A partir de este estado del conocimiento, el marco teórico-conceptual de este trabajo se organiza en torno a los siguientes conceptos centrales. En primer lugar, la arquitectura RAG comprende tres componentes principales: el módulo de indexación, que procesa y almacena los documentos en una base vectorial; el módulo de recuperación, que selecciona los fragmentos más relevantes ante una consulta; y el módulo de generación, que produce la </w:t>
      </w:r>
      <w:r w:rsidRPr="000C674A">
        <w:lastRenderedPageBreak/>
        <w:t xml:space="preserve">respuesta integrando los fragmentos recuperados al </w:t>
      </w:r>
      <w:proofErr w:type="spellStart"/>
      <w:r w:rsidRPr="000C674A">
        <w:rPr>
          <w:rStyle w:val="Textoennegrita"/>
          <w:b w:val="0"/>
          <w:i/>
          <w:iCs/>
        </w:rPr>
        <w:t>prompt</w:t>
      </w:r>
      <w:proofErr w:type="spellEnd"/>
      <w:r w:rsidRPr="000C674A">
        <w:t xml:space="preserve"> del modelo de lenguaje. En segundo lugar, el </w:t>
      </w:r>
      <w:proofErr w:type="spellStart"/>
      <w:r w:rsidRPr="000C674A">
        <w:rPr>
          <w:rStyle w:val="Textoennegrita"/>
          <w:b w:val="0"/>
          <w:iCs/>
        </w:rPr>
        <w:t>chunking</w:t>
      </w:r>
      <w:proofErr w:type="spellEnd"/>
      <w:r w:rsidRPr="000C674A">
        <w:t xml:space="preserve"> refiere a la estrategia mediante la cual los textos son divididos en unidades de procesamiento. La elección de la estrategia de </w:t>
      </w:r>
      <w:proofErr w:type="spellStart"/>
      <w:r w:rsidRPr="000C674A">
        <w:rPr>
          <w:rStyle w:val="Textoennegrita"/>
          <w:b w:val="0"/>
          <w:iCs/>
        </w:rPr>
        <w:t>chunkin</w:t>
      </w:r>
      <w:r w:rsidRPr="000C674A">
        <w:rPr>
          <w:rStyle w:val="Textoennegrita"/>
          <w:b w:val="0"/>
          <w:i/>
          <w:iCs/>
        </w:rPr>
        <w:t>g</w:t>
      </w:r>
      <w:proofErr w:type="spellEnd"/>
      <w:r w:rsidRPr="000C674A">
        <w:t xml:space="preserve"> —por tamaño fijo, por oración o por sección temática, entre otras— incide directamente en la calidad de la recuperación. En tercer lugar, los </w:t>
      </w:r>
      <w:proofErr w:type="spellStart"/>
      <w:r w:rsidRPr="000C674A">
        <w:rPr>
          <w:rStyle w:val="Textoennegrita"/>
          <w:b w:val="0"/>
          <w:iCs/>
        </w:rPr>
        <w:t>embeddings</w:t>
      </w:r>
      <w:proofErr w:type="spellEnd"/>
      <w:r w:rsidRPr="000C674A">
        <w:t xml:space="preserve"> son representaciones vectoriales densas del texto que permiten calcular la similitud semántica entre la consulta del usuario y los fragmentos indexados. Finalmente, la accesibilidad de la información regulatoria se entiende en este trabajo como la capacidad de un sistema de información para reducir las barreras de comprensión asociadas al lenguaje técnico-jurídico, facilitando el acceso tanto a usuarios especializados como al público general.</w:t>
      </w:r>
    </w:p>
    <w:p w14:paraId="4D567B2F" w14:textId="61302C82" w:rsidR="003A2AC5" w:rsidRPr="000C674A" w:rsidRDefault="00973D7B" w:rsidP="005B06EC">
      <w:pPr>
        <w:spacing w:before="300" w:after="120" w:line="360" w:lineRule="auto"/>
        <w:jc w:val="both"/>
        <w:rPr>
          <w:b/>
          <w:bCs/>
          <w:sz w:val="24"/>
          <w:szCs w:val="24"/>
          <w:lang w:val="es-AR"/>
        </w:rPr>
      </w:pPr>
      <w:r w:rsidRPr="000C674A">
        <w:rPr>
          <w:b/>
          <w:bCs/>
          <w:sz w:val="24"/>
          <w:szCs w:val="24"/>
          <w:lang w:val="es-AR"/>
        </w:rPr>
        <w:t>Propuesta metodológica</w:t>
      </w:r>
    </w:p>
    <w:p w14:paraId="0E0441BD" w14:textId="77777777" w:rsidR="000654E5" w:rsidRPr="000C674A" w:rsidRDefault="000654E5" w:rsidP="005B06EC">
      <w:pPr>
        <w:spacing w:before="300" w:after="120" w:line="360" w:lineRule="auto"/>
        <w:jc w:val="both"/>
        <w:rPr>
          <w:sz w:val="24"/>
          <w:szCs w:val="24"/>
          <w:lang w:val="es-AR"/>
        </w:rPr>
      </w:pPr>
      <w:r w:rsidRPr="000C674A">
        <w:rPr>
          <w:sz w:val="24"/>
          <w:szCs w:val="24"/>
          <w:lang w:val="es-AR"/>
        </w:rPr>
        <w:t>El presente trabajo se enmarca en un enfoque cuantitativo aplicado, con alcance exploratorio-descriptivo y diseño no experimental. La unidad documental de análisis está constituida por los comunicados normativos del BCRA correspondientes al período 2020–2025, mientras que la unidad de evaluación estará compuesta por las respuestas generadas por el sistema ante consultas en lenguaje natural.</w:t>
      </w:r>
    </w:p>
    <w:p w14:paraId="545AB8A4" w14:textId="77777777" w:rsidR="000654E5" w:rsidRPr="000C674A" w:rsidRDefault="000654E5" w:rsidP="005B06EC">
      <w:pPr>
        <w:spacing w:before="300" w:after="120" w:line="360" w:lineRule="auto"/>
        <w:jc w:val="both"/>
        <w:rPr>
          <w:sz w:val="24"/>
          <w:szCs w:val="24"/>
          <w:lang w:val="es-AR"/>
        </w:rPr>
      </w:pPr>
      <w:r w:rsidRPr="000C674A">
        <w:rPr>
          <w:sz w:val="24"/>
          <w:szCs w:val="24"/>
          <w:lang w:val="es-AR"/>
        </w:rPr>
        <w:t xml:space="preserve">La evaluación del sistema se centrará en analizar la relevancia de las respuestas generadas, la relevancia del contexto recuperado y la correspondencia entre las respuestas y los fragmentos documentales utilizados durante la generación. Estas dimensiones serán operacionalizadas mediante métricas automatizadas provistas por el </w:t>
      </w:r>
      <w:proofErr w:type="spellStart"/>
      <w:r w:rsidRPr="000C674A">
        <w:rPr>
          <w:sz w:val="24"/>
          <w:szCs w:val="24"/>
          <w:lang w:val="es-AR"/>
        </w:rPr>
        <w:t>framework</w:t>
      </w:r>
      <w:proofErr w:type="spellEnd"/>
      <w:r w:rsidRPr="000C674A">
        <w:rPr>
          <w:sz w:val="24"/>
          <w:szCs w:val="24"/>
          <w:lang w:val="es-AR"/>
        </w:rPr>
        <w:t xml:space="preserve"> RAGAS, entendidas como herramientas de apoyo para la evaluación técnica del sistema y no como reemplazo de una validación humana experta.</w:t>
      </w:r>
    </w:p>
    <w:p w14:paraId="153CB673" w14:textId="77777777" w:rsidR="00FB467C" w:rsidRDefault="00FB467C" w:rsidP="005B06EC">
      <w:pPr>
        <w:spacing w:after="160" w:line="360" w:lineRule="auto"/>
        <w:jc w:val="both"/>
        <w:rPr>
          <w:sz w:val="24"/>
          <w:szCs w:val="24"/>
          <w:lang w:val="es-AR"/>
        </w:rPr>
      </w:pPr>
      <w:r w:rsidRPr="00FB467C">
        <w:rPr>
          <w:sz w:val="24"/>
          <w:szCs w:val="24"/>
          <w:lang w:val="es-AR"/>
        </w:rPr>
        <w:t>Asimismo, se incorporará como dimensión de análisis el perfil del usuario, distinguiendo entre perfil técnico y perfil no especializado, con el objetivo de comparar el comportamiento del sistema frente a distintos tipos de consultas.</w:t>
      </w:r>
    </w:p>
    <w:p w14:paraId="6D13ECB5" w14:textId="4E28FB47" w:rsidR="00520D16" w:rsidRPr="000C674A" w:rsidRDefault="00973D7B" w:rsidP="005B06EC">
      <w:pPr>
        <w:spacing w:after="160" w:line="360" w:lineRule="auto"/>
        <w:jc w:val="both"/>
        <w:rPr>
          <w:sz w:val="24"/>
          <w:szCs w:val="24"/>
          <w:lang w:val="es-AR"/>
        </w:rPr>
      </w:pPr>
      <w:r w:rsidRPr="000C674A">
        <w:rPr>
          <w:b/>
          <w:bCs/>
          <w:sz w:val="24"/>
          <w:szCs w:val="24"/>
          <w:lang w:val="es-AR"/>
        </w:rPr>
        <w:t>Recopilación de la información</w:t>
      </w:r>
      <w:r w:rsidR="00856FC9" w:rsidRPr="000C674A">
        <w:rPr>
          <w:b/>
          <w:bCs/>
          <w:sz w:val="24"/>
          <w:szCs w:val="24"/>
          <w:lang w:val="es-AR"/>
        </w:rPr>
        <w:t xml:space="preserve">: </w:t>
      </w:r>
      <w:r w:rsidR="00520D16" w:rsidRPr="000C674A">
        <w:rPr>
          <w:sz w:val="24"/>
          <w:szCs w:val="24"/>
          <w:lang w:val="es-AR"/>
        </w:rPr>
        <w:t xml:space="preserve">la fuente de datos del corpus será el sitio oficial del BCRA, desde el cual se realizará la descarga sistemática de los comunicados de las series A, B, C y P correspondientes al período 2020–2025 mediante técnicas de web </w:t>
      </w:r>
      <w:proofErr w:type="spellStart"/>
      <w:r w:rsidR="00520D16" w:rsidRPr="000C674A">
        <w:rPr>
          <w:sz w:val="24"/>
          <w:szCs w:val="24"/>
          <w:lang w:val="es-AR"/>
        </w:rPr>
        <w:t>scraping</w:t>
      </w:r>
      <w:proofErr w:type="spellEnd"/>
      <w:r w:rsidR="00520D16" w:rsidRPr="000C674A">
        <w:rPr>
          <w:sz w:val="24"/>
          <w:szCs w:val="24"/>
          <w:lang w:val="es-AR"/>
        </w:rPr>
        <w:t xml:space="preserve"> (extracción automatizada de datos de sitios web). Paralelamente, se llevará a cabo un relevamiento bibliográfico sobre el estado del arte de sistemas RAG aplicados a documentos legales y </w:t>
      </w:r>
      <w:r w:rsidR="00520D16" w:rsidRPr="000C674A">
        <w:rPr>
          <w:sz w:val="24"/>
          <w:szCs w:val="24"/>
          <w:lang w:val="es-AR"/>
        </w:rPr>
        <w:lastRenderedPageBreak/>
        <w:t xml:space="preserve">regulatorios, así como un relevamiento y selección de </w:t>
      </w:r>
      <w:proofErr w:type="spellStart"/>
      <w:r w:rsidR="00520D16" w:rsidRPr="000C674A">
        <w:rPr>
          <w:sz w:val="24"/>
          <w:szCs w:val="24"/>
          <w:lang w:val="es-AR"/>
        </w:rPr>
        <w:t>frameworks</w:t>
      </w:r>
      <w:proofErr w:type="spellEnd"/>
      <w:r w:rsidR="00520D16" w:rsidRPr="000C674A">
        <w:rPr>
          <w:sz w:val="24"/>
          <w:szCs w:val="24"/>
          <w:lang w:val="es-AR"/>
        </w:rPr>
        <w:t xml:space="preserve"> de implementación disponibles.</w:t>
      </w:r>
    </w:p>
    <w:p w14:paraId="030C53A2" w14:textId="5993822C" w:rsidR="00520D16" w:rsidRPr="000E469C" w:rsidRDefault="00973D7B" w:rsidP="005B06EC">
      <w:pPr>
        <w:spacing w:after="160" w:line="360" w:lineRule="auto"/>
        <w:jc w:val="both"/>
        <w:rPr>
          <w:sz w:val="24"/>
          <w:szCs w:val="24"/>
          <w:lang w:val="es-AR"/>
        </w:rPr>
      </w:pPr>
      <w:r w:rsidRPr="000C674A">
        <w:rPr>
          <w:b/>
          <w:bCs/>
          <w:sz w:val="24"/>
          <w:szCs w:val="24"/>
          <w:lang w:val="es-AR"/>
        </w:rPr>
        <w:t>Procesamiento de la información</w:t>
      </w:r>
      <w:r w:rsidR="00856FC9" w:rsidRPr="000C674A">
        <w:rPr>
          <w:b/>
          <w:bCs/>
          <w:sz w:val="24"/>
          <w:szCs w:val="24"/>
          <w:lang w:val="es-AR"/>
        </w:rPr>
        <w:t xml:space="preserve">: </w:t>
      </w:r>
      <w:r w:rsidR="000E469C" w:rsidRPr="000E469C">
        <w:rPr>
          <w:bCs/>
          <w:sz w:val="24"/>
          <w:szCs w:val="24"/>
          <w:lang w:val="es-AR"/>
        </w:rPr>
        <w:t>una vez obtenido el corpus, se procederá a su limpieza y normalización (eliminación de encabezados, pies de página y caracteres no informativos). Posteriormente se definirá e implementará la estrategia de segmentación semántica (</w:t>
      </w:r>
      <w:proofErr w:type="spellStart"/>
      <w:r w:rsidR="000E469C" w:rsidRPr="000E469C">
        <w:rPr>
          <w:bCs/>
          <w:sz w:val="24"/>
          <w:szCs w:val="24"/>
          <w:lang w:val="es-AR"/>
        </w:rPr>
        <w:t>chunking</w:t>
      </w:r>
      <w:proofErr w:type="spellEnd"/>
      <w:r w:rsidR="000E469C" w:rsidRPr="000E469C">
        <w:rPr>
          <w:bCs/>
          <w:sz w:val="24"/>
          <w:szCs w:val="24"/>
          <w:lang w:val="es-AR"/>
        </w:rPr>
        <w:t>) más adecuada para documentos de alta densidad terminológica. Se opta por un enfoque de segmentación semántica —en lugar de segmentación por tamaño fijo— dado que los comunicados del BCRA presentan estructuras normativas con coherencia interna por sección, cuya fragmentación arbitraria podría degradar la calidad de la recuperación. Los segmentos resultantes serán transformados en representaciones vectoriales (</w:t>
      </w:r>
      <w:proofErr w:type="spellStart"/>
      <w:r w:rsidR="000E469C" w:rsidRPr="000E469C">
        <w:rPr>
          <w:bCs/>
          <w:sz w:val="24"/>
          <w:szCs w:val="24"/>
          <w:lang w:val="es-AR"/>
        </w:rPr>
        <w:t>embeddings</w:t>
      </w:r>
      <w:proofErr w:type="spellEnd"/>
      <w:r w:rsidR="000E469C" w:rsidRPr="000E469C">
        <w:rPr>
          <w:bCs/>
          <w:sz w:val="24"/>
          <w:szCs w:val="24"/>
          <w:lang w:val="es-AR"/>
        </w:rPr>
        <w:t>) e indexados en una base vectorial. El sistema será desarrollado en Python y ejecutado en un entorno controlado de prueba para la indexación, recuperación semántica y generación de respuestas sobre el corpus documental.</w:t>
      </w:r>
    </w:p>
    <w:p w14:paraId="0AF113B2" w14:textId="77777777" w:rsidR="00520D16" w:rsidRPr="000C674A" w:rsidRDefault="00520D16" w:rsidP="005B06EC">
      <w:pPr>
        <w:spacing w:after="160" w:line="360" w:lineRule="auto"/>
        <w:jc w:val="both"/>
        <w:rPr>
          <w:sz w:val="24"/>
          <w:szCs w:val="24"/>
          <w:lang w:val="es-AR"/>
        </w:rPr>
      </w:pPr>
      <w:r w:rsidRPr="000C674A">
        <w:rPr>
          <w:sz w:val="24"/>
          <w:szCs w:val="24"/>
          <w:lang w:val="es-AR"/>
        </w:rPr>
        <w:t>Sobre esta base se construirá el pipeline RAG completo, incorporando un módulo de generación de respuestas diferenciadas según el perfil del usuario. Asimismo, se incorporarán metadatos temporales asociados a los documentos recuperados, con el objetivo de preservar la trazabilidad normativa y contemplar posibles modificaciones o contradicciones entre comunicados.</w:t>
      </w:r>
    </w:p>
    <w:p w14:paraId="2EDF21CE" w14:textId="3876F5CF" w:rsidR="00520D16" w:rsidRPr="000C674A" w:rsidRDefault="00973D7B" w:rsidP="005B06EC">
      <w:pPr>
        <w:spacing w:after="160" w:line="360" w:lineRule="auto"/>
        <w:jc w:val="both"/>
        <w:rPr>
          <w:sz w:val="24"/>
          <w:szCs w:val="24"/>
          <w:lang w:val="es-AR"/>
        </w:rPr>
      </w:pPr>
      <w:r w:rsidRPr="000C674A">
        <w:rPr>
          <w:b/>
          <w:bCs/>
          <w:sz w:val="24"/>
          <w:szCs w:val="24"/>
          <w:lang w:val="es-AR"/>
        </w:rPr>
        <w:t>Análisis de la información</w:t>
      </w:r>
      <w:r w:rsidR="00856FC9" w:rsidRPr="000C674A">
        <w:rPr>
          <w:b/>
          <w:bCs/>
          <w:sz w:val="24"/>
          <w:szCs w:val="24"/>
          <w:lang w:val="es-AR"/>
        </w:rPr>
        <w:t xml:space="preserve">: </w:t>
      </w:r>
      <w:r w:rsidR="00520D16" w:rsidRPr="000C674A">
        <w:rPr>
          <w:sz w:val="24"/>
          <w:szCs w:val="24"/>
          <w:lang w:val="es-AR"/>
        </w:rPr>
        <w:t xml:space="preserve">para la evaluación del sistema se diseñará un conjunto de consultas representativas de distintos perfiles de usuario —técnicos y no especializados— incluyendo consultas informativas, operativas y explicativas, vinculadas a normativa financiera. La calidad técnica de las respuestas será analizada mediante métricas automatizadas provistas por el </w:t>
      </w:r>
      <w:proofErr w:type="spellStart"/>
      <w:r w:rsidR="00520D16" w:rsidRPr="000C674A">
        <w:rPr>
          <w:sz w:val="24"/>
          <w:szCs w:val="24"/>
          <w:lang w:val="es-AR"/>
        </w:rPr>
        <w:t>framework</w:t>
      </w:r>
      <w:proofErr w:type="spellEnd"/>
      <w:r w:rsidR="00520D16" w:rsidRPr="000C674A">
        <w:rPr>
          <w:sz w:val="24"/>
          <w:szCs w:val="24"/>
          <w:lang w:val="es-AR"/>
        </w:rPr>
        <w:t xml:space="preserve"> RAGAS, particularmente relevancia de la respuesta, relevancia del contexto recuperado y correspondencia entre la respuesta generada y los fragmentos recuperados.</w:t>
      </w:r>
    </w:p>
    <w:p w14:paraId="41209E86" w14:textId="77777777" w:rsidR="00520D16" w:rsidRPr="000C674A" w:rsidRDefault="00520D16" w:rsidP="005B06EC">
      <w:pPr>
        <w:spacing w:after="160" w:line="360" w:lineRule="auto"/>
        <w:jc w:val="both"/>
        <w:rPr>
          <w:sz w:val="24"/>
          <w:szCs w:val="24"/>
          <w:lang w:val="es-AR"/>
        </w:rPr>
      </w:pPr>
      <w:r w:rsidRPr="000C674A">
        <w:rPr>
          <w:sz w:val="24"/>
          <w:szCs w:val="24"/>
          <w:lang w:val="es-AR"/>
        </w:rPr>
        <w:t>Las métricas automatizadas serán utilizadas como herramientas de apoyo para la evaluación del desempeño técnico del sistema y no como sustituto de una validación experta humana o jurídica. Finalmente, se realizará un análisis comparativo exploratorio de los resultados obtenidos según el perfil de usuario y se elaborarán las conclusiones en función de los objetivos planteados y de las limitaciones identificadas durante la implementación.</w:t>
      </w:r>
    </w:p>
    <w:p w14:paraId="54EF2F7F" w14:textId="5CB1DFAF" w:rsidR="003A2AC5" w:rsidRPr="000C674A" w:rsidRDefault="00973D7B" w:rsidP="005B06EC">
      <w:pPr>
        <w:spacing w:after="160" w:line="360" w:lineRule="auto"/>
        <w:jc w:val="both"/>
        <w:rPr>
          <w:sz w:val="24"/>
          <w:szCs w:val="24"/>
          <w:lang w:val="es-AR"/>
        </w:rPr>
      </w:pPr>
      <w:r w:rsidRPr="000C674A">
        <w:rPr>
          <w:sz w:val="24"/>
          <w:szCs w:val="24"/>
          <w:lang w:val="es-AR"/>
        </w:rPr>
        <w:t>La siguiente tabla sintetiza la propuesta metodológica por objetivo específico:</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1523"/>
        <w:gridCol w:w="1656"/>
        <w:gridCol w:w="1440"/>
        <w:gridCol w:w="2249"/>
      </w:tblGrid>
      <w:tr w:rsidR="003A2AC5" w:rsidRPr="00EC0B8B" w14:paraId="047F0036"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FE1065" w14:textId="77777777" w:rsidR="003A2AC5" w:rsidRPr="000B2645" w:rsidRDefault="00973D7B" w:rsidP="005B06EC">
            <w:pPr>
              <w:jc w:val="both"/>
            </w:pPr>
            <w:proofErr w:type="spellStart"/>
            <w:r w:rsidRPr="000B2645">
              <w:rPr>
                <w:b/>
                <w:bCs/>
              </w:rPr>
              <w:lastRenderedPageBreak/>
              <w:t>Objetivo</w:t>
            </w:r>
            <w:proofErr w:type="spellEnd"/>
            <w:r w:rsidRPr="000B2645">
              <w:rPr>
                <w:b/>
                <w:bCs/>
              </w:rPr>
              <w:t xml:space="preserve"> </w:t>
            </w:r>
            <w:proofErr w:type="spellStart"/>
            <w:r w:rsidRPr="000B2645">
              <w:rPr>
                <w:b/>
                <w:bCs/>
              </w:rPr>
              <w:t>específico</w:t>
            </w:r>
            <w:proofErr w:type="spellEnd"/>
          </w:p>
        </w:tc>
        <w:tc>
          <w:tcPr>
            <w:tcW w:w="154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BC7FD2A" w14:textId="77777777" w:rsidR="003A2AC5" w:rsidRPr="000B2645" w:rsidRDefault="00973D7B" w:rsidP="005B06EC">
            <w:pPr>
              <w:jc w:val="both"/>
            </w:pPr>
            <w:r w:rsidRPr="000B2645">
              <w:rPr>
                <w:b/>
                <w:bCs/>
              </w:rPr>
              <w:t xml:space="preserve">Fuente </w:t>
            </w:r>
            <w:proofErr w:type="spellStart"/>
            <w:r w:rsidRPr="000B2645">
              <w:rPr>
                <w:b/>
                <w:bCs/>
              </w:rPr>
              <w:t>secundaria</w:t>
            </w:r>
            <w:proofErr w:type="spellEnd"/>
            <w:r w:rsidRPr="000B2645">
              <w:rPr>
                <w:b/>
                <w:bCs/>
              </w:rPr>
              <w:t xml:space="preserve"> de </w:t>
            </w:r>
            <w:proofErr w:type="spellStart"/>
            <w:r w:rsidRPr="000B2645">
              <w:rPr>
                <w:b/>
                <w:bCs/>
              </w:rPr>
              <w:t>datos</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247DB26" w14:textId="77777777" w:rsidR="003A2AC5" w:rsidRPr="000B2645" w:rsidRDefault="00973D7B" w:rsidP="005B06EC">
            <w:pPr>
              <w:jc w:val="both"/>
              <w:rPr>
                <w:lang w:val="es-AR"/>
              </w:rPr>
            </w:pPr>
            <w:r w:rsidRPr="000B2645">
              <w:rPr>
                <w:b/>
                <w:bCs/>
                <w:lang w:val="es-AR"/>
              </w:rPr>
              <w:t>Fuente primaria / Instrumento de recolección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9AEFEB1" w14:textId="77777777" w:rsidR="003A2AC5" w:rsidRPr="000B2645" w:rsidRDefault="00973D7B" w:rsidP="005B06EC">
            <w:pPr>
              <w:jc w:val="both"/>
            </w:pPr>
            <w:r w:rsidRPr="000B2645">
              <w:rPr>
                <w:b/>
                <w:bCs/>
              </w:rPr>
              <w:t xml:space="preserve">Población / </w:t>
            </w:r>
            <w:proofErr w:type="spellStart"/>
            <w:r w:rsidRPr="000B2645">
              <w:rPr>
                <w:b/>
                <w:bCs/>
              </w:rPr>
              <w:t>muestra</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96DCDD9" w14:textId="77777777" w:rsidR="003A2AC5" w:rsidRPr="000B2645" w:rsidRDefault="00973D7B" w:rsidP="005B06EC">
            <w:pPr>
              <w:jc w:val="both"/>
              <w:rPr>
                <w:lang w:val="es-AR"/>
              </w:rPr>
            </w:pPr>
            <w:r w:rsidRPr="000B2645">
              <w:rPr>
                <w:b/>
                <w:bCs/>
                <w:lang w:val="es-AR"/>
              </w:rPr>
              <w:t>Técnicas de procesamiento y análisis</w:t>
            </w:r>
          </w:p>
        </w:tc>
      </w:tr>
      <w:tr w:rsidR="003A2AC5" w:rsidRPr="00EC0B8B" w14:paraId="62A7EB9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37CD32" w14:textId="77777777" w:rsidR="003A2AC5" w:rsidRPr="000B2645" w:rsidRDefault="00973D7B" w:rsidP="00E14BD5">
            <w:pPr>
              <w:rPr>
                <w:lang w:val="es-AR"/>
              </w:rPr>
            </w:pPr>
            <w:bookmarkStart w:id="2" w:name="_GoBack" w:colFirst="0" w:colLast="4"/>
            <w:r w:rsidRPr="000B2645">
              <w:rPr>
                <w:lang w:val="es-AR"/>
              </w:rPr>
              <w:t>OE1: Diseñar la arquitectura del sistema RAG</w:t>
            </w:r>
          </w:p>
        </w:tc>
        <w:tc>
          <w:tcPr>
            <w:tcW w:w="15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C7A5C5" w14:textId="77777777" w:rsidR="003A2AC5" w:rsidRPr="000B2645" w:rsidRDefault="00973D7B" w:rsidP="00E14BD5">
            <w:pPr>
              <w:rPr>
                <w:lang w:val="es-AR"/>
              </w:rPr>
            </w:pPr>
            <w:r w:rsidRPr="000B2645">
              <w:rPr>
                <w:lang w:val="es-AR"/>
              </w:rPr>
              <w:t>Comunicados del BCRA (sitio oficial, 2020–2025)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2F4FA8" w14:textId="77777777" w:rsidR="003A2AC5" w:rsidRPr="000B2645" w:rsidRDefault="00973D7B" w:rsidP="00E14BD5">
            <w:pPr>
              <w:rPr>
                <w:lang w:val="es-AR"/>
              </w:rPr>
            </w:pPr>
            <w:r w:rsidRPr="000B2645">
              <w:rPr>
                <w:lang w:val="es-AR"/>
              </w:rPr>
              <w:t xml:space="preserve">Criterios de evaluación y selección del </w:t>
            </w:r>
            <w:proofErr w:type="spellStart"/>
            <w:r w:rsidRPr="000B2645">
              <w:rPr>
                <w:lang w:val="es-AR"/>
              </w:rPr>
              <w:t>framework</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0FB8BF" w14:textId="77777777" w:rsidR="003A2AC5" w:rsidRPr="000B2645" w:rsidRDefault="00973D7B" w:rsidP="00E14BD5">
            <w:r w:rsidRPr="000B2645">
              <w:t xml:space="preserve">Corpus </w:t>
            </w:r>
            <w:proofErr w:type="spellStart"/>
            <w:r w:rsidRPr="000B2645">
              <w:t>completo</w:t>
            </w:r>
            <w:proofErr w:type="spellEnd"/>
            <w:r w:rsidRPr="000B2645">
              <w:t xml:space="preserve"> de </w:t>
            </w:r>
            <w:proofErr w:type="spellStart"/>
            <w:r w:rsidRPr="000B2645">
              <w:t>comunicados</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2F539F" w14:textId="77777777" w:rsidR="003A2AC5" w:rsidRPr="000B2645" w:rsidRDefault="00973D7B" w:rsidP="00E14BD5">
            <w:pPr>
              <w:rPr>
                <w:lang w:val="es-AR"/>
              </w:rPr>
            </w:pPr>
            <w:proofErr w:type="spellStart"/>
            <w:r w:rsidRPr="000B2645">
              <w:rPr>
                <w:lang w:val="es-AR"/>
              </w:rPr>
              <w:t>Chunking</w:t>
            </w:r>
            <w:proofErr w:type="spellEnd"/>
            <w:r w:rsidRPr="000B2645">
              <w:rPr>
                <w:lang w:val="es-AR"/>
              </w:rPr>
              <w:t xml:space="preserve"> semántico, generación de </w:t>
            </w:r>
            <w:proofErr w:type="spellStart"/>
            <w:r w:rsidRPr="000B2645">
              <w:rPr>
                <w:lang w:val="es-AR"/>
              </w:rPr>
              <w:t>embeddings</w:t>
            </w:r>
            <w:proofErr w:type="spellEnd"/>
            <w:r w:rsidRPr="000B2645">
              <w:rPr>
                <w:lang w:val="es-AR"/>
              </w:rPr>
              <w:t>, indexación vectorial</w:t>
            </w:r>
          </w:p>
        </w:tc>
      </w:tr>
      <w:tr w:rsidR="003A2AC5" w:rsidRPr="00EC0B8B" w14:paraId="01A4E09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066210" w14:textId="77777777" w:rsidR="003A2AC5" w:rsidRPr="000B2645" w:rsidRDefault="00973D7B" w:rsidP="00E14BD5">
            <w:pPr>
              <w:rPr>
                <w:lang w:val="es-AR"/>
              </w:rPr>
            </w:pPr>
            <w:r w:rsidRPr="000B2645">
              <w:rPr>
                <w:lang w:val="es-AR"/>
              </w:rPr>
              <w:t>OE2: Implementar el sistema diseñado</w:t>
            </w:r>
          </w:p>
        </w:tc>
        <w:tc>
          <w:tcPr>
            <w:tcW w:w="15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ECE7F7" w14:textId="77777777" w:rsidR="003A2AC5" w:rsidRPr="000B2645" w:rsidRDefault="00973D7B" w:rsidP="00E14BD5">
            <w:r w:rsidRPr="000B2645">
              <w:t xml:space="preserve">Corpus </w:t>
            </w:r>
            <w:proofErr w:type="spellStart"/>
            <w:r w:rsidRPr="000B2645">
              <w:t>indexado</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8BB4A4" w14:textId="77777777" w:rsidR="003A2AC5" w:rsidRPr="000B2645" w:rsidRDefault="00973D7B" w:rsidP="00E14BD5">
            <w:pPr>
              <w:rPr>
                <w:lang w:val="es-AR"/>
              </w:rPr>
            </w:pPr>
            <w:r w:rsidRPr="000B2645">
              <w:rPr>
                <w:lang w:val="es-AR"/>
              </w:rPr>
              <w:t>Conjunto de prueba diseñado por la investigadora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9DBD1C" w14:textId="77777777" w:rsidR="003A2AC5" w:rsidRPr="000B2645" w:rsidRDefault="00973D7B" w:rsidP="00E14BD5">
            <w:proofErr w:type="spellStart"/>
            <w:r w:rsidRPr="000B2645">
              <w:t>Subconjunto</w:t>
            </w:r>
            <w:proofErr w:type="spellEnd"/>
            <w:r w:rsidRPr="000B2645">
              <w:t xml:space="preserve"> </w:t>
            </w:r>
            <w:proofErr w:type="spellStart"/>
            <w:r w:rsidRPr="000B2645">
              <w:t>representativo</w:t>
            </w:r>
            <w:proofErr w:type="spellEnd"/>
            <w:r w:rsidRPr="000B2645">
              <w:t xml:space="preserve"> de </w:t>
            </w:r>
            <w:proofErr w:type="spellStart"/>
            <w:r w:rsidRPr="000B2645">
              <w:t>consultas</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6CCA96" w14:textId="5123A40F" w:rsidR="003A2AC5" w:rsidRPr="00520D16" w:rsidRDefault="00520D16" w:rsidP="00E14BD5">
            <w:pPr>
              <w:rPr>
                <w:lang w:val="es-AR"/>
              </w:rPr>
            </w:pPr>
            <w:r w:rsidRPr="00520D16">
              <w:rPr>
                <w:lang w:val="es-AR"/>
              </w:rPr>
              <w:t>Implementación y ejecución del pipeline RAG, verificación del módulo de generación diferenciada</w:t>
            </w:r>
          </w:p>
        </w:tc>
      </w:tr>
      <w:tr w:rsidR="003A2AC5" w:rsidRPr="000B2645" w14:paraId="02B9E3A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48E3B0" w14:textId="63CB8115" w:rsidR="003A2AC5" w:rsidRPr="00520D16" w:rsidRDefault="00973D7B" w:rsidP="00E14BD5">
            <w:pPr>
              <w:rPr>
                <w:lang w:val="es-AR"/>
              </w:rPr>
            </w:pPr>
            <w:r w:rsidRPr="000B2645">
              <w:rPr>
                <w:lang w:val="es-AR"/>
              </w:rPr>
              <w:t xml:space="preserve">OE3: </w:t>
            </w:r>
            <w:r w:rsidR="00520D16" w:rsidRPr="00520D16">
              <w:rPr>
                <w:lang w:val="es-AR"/>
              </w:rPr>
              <w:t>Evaluar técnicamente las respuestas producidas por el sistema</w:t>
            </w:r>
          </w:p>
        </w:tc>
        <w:tc>
          <w:tcPr>
            <w:tcW w:w="15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53A0D1" w14:textId="77777777" w:rsidR="003A2AC5" w:rsidRPr="000B2645" w:rsidRDefault="00973D7B" w:rsidP="00E14BD5">
            <w:r w:rsidRPr="000B2645">
              <w:t xml:space="preserve">Corpus </w:t>
            </w:r>
            <w:proofErr w:type="spellStart"/>
            <w:r w:rsidRPr="000B2645">
              <w:t>indexado</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4D5B04" w14:textId="77777777" w:rsidR="003A2AC5" w:rsidRPr="000B2645" w:rsidRDefault="00973D7B" w:rsidP="00E14BD5">
            <w:pPr>
              <w:rPr>
                <w:lang w:val="es-AR"/>
              </w:rPr>
            </w:pPr>
            <w:r w:rsidRPr="000B2645">
              <w:rPr>
                <w:lang w:val="es-AR"/>
              </w:rPr>
              <w:t>Conjunto de prueba por perfil de usuario</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A96598" w14:textId="473D24EF" w:rsidR="003A2AC5" w:rsidRPr="00520D16" w:rsidRDefault="00520D16" w:rsidP="00E14BD5">
            <w:pPr>
              <w:rPr>
                <w:lang w:val="es-AR"/>
              </w:rPr>
            </w:pPr>
            <w:r w:rsidRPr="00520D16">
              <w:rPr>
                <w:lang w:val="es-AR"/>
              </w:rPr>
              <w:t>Conjunto de consultas representativas de perfiles técnicos y no técnicos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AB5A75" w14:textId="2A519C4C" w:rsidR="003A2AC5" w:rsidRPr="000B2645" w:rsidRDefault="00520D16" w:rsidP="00E14BD5">
            <w:r w:rsidRPr="00520D16">
              <w:rPr>
                <w:lang w:val="es-AR"/>
              </w:rPr>
              <w:t xml:space="preserve">Métricas automatizadas de relevancia de respuesta, relevancia del contexto recuperado y correspondencia entre respuestas y fragmentos recuperados. </w:t>
            </w:r>
            <w:proofErr w:type="spellStart"/>
            <w:r>
              <w:t>Análisis</w:t>
            </w:r>
            <w:proofErr w:type="spellEnd"/>
            <w:r>
              <w:t xml:space="preserve"> </w:t>
            </w:r>
            <w:proofErr w:type="spellStart"/>
            <w:r>
              <w:t>comparativo</w:t>
            </w:r>
            <w:proofErr w:type="spellEnd"/>
            <w:r>
              <w:t xml:space="preserve"> </w:t>
            </w:r>
            <w:proofErr w:type="spellStart"/>
            <w:r>
              <w:t>exploratorio</w:t>
            </w:r>
            <w:proofErr w:type="spellEnd"/>
            <w:r>
              <w:t xml:space="preserve"> por </w:t>
            </w:r>
            <w:proofErr w:type="spellStart"/>
            <w:r>
              <w:t>perfil</w:t>
            </w:r>
            <w:proofErr w:type="spellEnd"/>
            <w:r>
              <w:t xml:space="preserve"> de consulta.</w:t>
            </w:r>
          </w:p>
        </w:tc>
      </w:tr>
    </w:tbl>
    <w:bookmarkEnd w:id="2"/>
    <w:p w14:paraId="41D2B809" w14:textId="77777777" w:rsidR="003A2AC5" w:rsidRPr="000B2645" w:rsidRDefault="00973D7B" w:rsidP="005B06EC">
      <w:pPr>
        <w:spacing w:before="300" w:after="120" w:line="360" w:lineRule="auto"/>
        <w:jc w:val="both"/>
      </w:pPr>
      <w:proofErr w:type="spellStart"/>
      <w:r w:rsidRPr="000B2645">
        <w:rPr>
          <w:b/>
          <w:bCs/>
          <w:sz w:val="24"/>
          <w:szCs w:val="24"/>
        </w:rPr>
        <w:t>Cronograma</w:t>
      </w:r>
      <w:proofErr w:type="spellEnd"/>
    </w:p>
    <w:p w14:paraId="4BEB07D0" w14:textId="1A341BE6" w:rsidR="003A2AC5" w:rsidRPr="000B2645" w:rsidRDefault="00973D7B" w:rsidP="005B06EC">
      <w:pPr>
        <w:spacing w:after="160" w:line="360" w:lineRule="auto"/>
        <w:jc w:val="both"/>
        <w:rPr>
          <w:lang w:val="es-AR"/>
        </w:rPr>
      </w:pPr>
      <w:r w:rsidRPr="000B2645">
        <w:rPr>
          <w:sz w:val="24"/>
          <w:szCs w:val="24"/>
          <w:lang w:val="es-AR"/>
        </w:rPr>
        <w:t xml:space="preserve">Las actividades se distribuyen a lo largo de doce </w:t>
      </w:r>
      <w:r w:rsidR="00EC0B8B">
        <w:rPr>
          <w:sz w:val="24"/>
          <w:szCs w:val="24"/>
          <w:lang w:val="es-AR"/>
        </w:rPr>
        <w:t>semanas</w:t>
      </w:r>
      <w:r w:rsidRPr="000B2645">
        <w:rPr>
          <w:sz w:val="24"/>
          <w:szCs w:val="24"/>
          <w:lang w:val="es-AR"/>
        </w:rPr>
        <w:t>. Algunas se desarrollan de manera simultánea —como la descarga del corpus y el relevamiento bibliográfico—, mientras que otras son secuenciales, dado que los productos de una etapa constituyen insumos de la siguiente. Las actividades se organizan en función de las tres fases metodológicas y se identifican los objetivos específicos a los que responden.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3"/>
        <w:gridCol w:w="457"/>
        <w:gridCol w:w="457"/>
        <w:gridCol w:w="457"/>
        <w:gridCol w:w="457"/>
        <w:gridCol w:w="457"/>
        <w:gridCol w:w="457"/>
        <w:gridCol w:w="457"/>
        <w:gridCol w:w="457"/>
        <w:gridCol w:w="457"/>
        <w:gridCol w:w="457"/>
        <w:gridCol w:w="457"/>
        <w:gridCol w:w="457"/>
      </w:tblGrid>
      <w:tr w:rsidR="003A2AC5" w:rsidRPr="000B2645" w14:paraId="7765393A" w14:textId="77777777">
        <w:trPr>
          <w:tblHeader/>
        </w:trPr>
        <w:tc>
          <w:tcPr>
            <w:tcW w:w="33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97888A" w14:textId="77777777" w:rsidR="003A2AC5" w:rsidRPr="000B2645" w:rsidRDefault="00973D7B" w:rsidP="005B06EC">
            <w:pPr>
              <w:jc w:val="both"/>
            </w:pPr>
            <w:proofErr w:type="spellStart"/>
            <w:r w:rsidRPr="000B2645">
              <w:rPr>
                <w:b/>
                <w:bCs/>
              </w:rPr>
              <w:t>Actividad</w:t>
            </w:r>
            <w:proofErr w:type="spellEnd"/>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5A5DBEAB" w14:textId="77777777" w:rsidR="003A2AC5" w:rsidRPr="000B2645" w:rsidRDefault="00973D7B" w:rsidP="005B06EC">
            <w:pPr>
              <w:jc w:val="both"/>
            </w:pPr>
            <w:r w:rsidRPr="000B2645">
              <w:rPr>
                <w:b/>
                <w:bCs/>
              </w:rPr>
              <w:t>1</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59688A39" w14:textId="77777777" w:rsidR="003A2AC5" w:rsidRPr="000B2645" w:rsidRDefault="00973D7B" w:rsidP="005B06EC">
            <w:pPr>
              <w:jc w:val="both"/>
            </w:pPr>
            <w:r w:rsidRPr="000B2645">
              <w:rPr>
                <w:b/>
                <w:bCs/>
              </w:rPr>
              <w:t>2</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1A8BA053" w14:textId="77777777" w:rsidR="003A2AC5" w:rsidRPr="000B2645" w:rsidRDefault="00973D7B" w:rsidP="005B06EC">
            <w:pPr>
              <w:jc w:val="both"/>
            </w:pPr>
            <w:r w:rsidRPr="000B2645">
              <w:rPr>
                <w:b/>
                <w:bCs/>
              </w:rPr>
              <w:t>3</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79924E0A" w14:textId="77777777" w:rsidR="003A2AC5" w:rsidRPr="000B2645" w:rsidRDefault="00973D7B" w:rsidP="005B06EC">
            <w:pPr>
              <w:jc w:val="both"/>
            </w:pPr>
            <w:r w:rsidRPr="000B2645">
              <w:rPr>
                <w:b/>
                <w:bCs/>
              </w:rPr>
              <w:t>4</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7CC8D72E" w14:textId="77777777" w:rsidR="003A2AC5" w:rsidRPr="000B2645" w:rsidRDefault="00973D7B" w:rsidP="005B06EC">
            <w:pPr>
              <w:jc w:val="both"/>
            </w:pPr>
            <w:r w:rsidRPr="000B2645">
              <w:rPr>
                <w:b/>
                <w:bCs/>
              </w:rPr>
              <w:t>5</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3FF40229" w14:textId="77777777" w:rsidR="003A2AC5" w:rsidRPr="000B2645" w:rsidRDefault="00973D7B" w:rsidP="005B06EC">
            <w:pPr>
              <w:jc w:val="both"/>
            </w:pPr>
            <w:r w:rsidRPr="000B2645">
              <w:rPr>
                <w:b/>
                <w:bCs/>
              </w:rPr>
              <w:t>6</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0F03C1E1" w14:textId="77777777" w:rsidR="003A2AC5" w:rsidRPr="000B2645" w:rsidRDefault="00973D7B" w:rsidP="005B06EC">
            <w:pPr>
              <w:jc w:val="both"/>
            </w:pPr>
            <w:r w:rsidRPr="000B2645">
              <w:rPr>
                <w:b/>
                <w:bCs/>
              </w:rPr>
              <w:t>7</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1E318631" w14:textId="77777777" w:rsidR="003A2AC5" w:rsidRPr="000B2645" w:rsidRDefault="00973D7B" w:rsidP="005B06EC">
            <w:pPr>
              <w:jc w:val="both"/>
            </w:pPr>
            <w:r w:rsidRPr="000B2645">
              <w:rPr>
                <w:b/>
                <w:bCs/>
              </w:rPr>
              <w:t>8</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6CF5DB24" w14:textId="77777777" w:rsidR="003A2AC5" w:rsidRPr="000B2645" w:rsidRDefault="00973D7B" w:rsidP="005B06EC">
            <w:pPr>
              <w:jc w:val="both"/>
            </w:pPr>
            <w:r w:rsidRPr="000B2645">
              <w:rPr>
                <w:b/>
                <w:bCs/>
              </w:rPr>
              <w:t>9</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2EE4F003" w14:textId="77777777" w:rsidR="003A2AC5" w:rsidRPr="000B2645" w:rsidRDefault="00973D7B" w:rsidP="005B06EC">
            <w:pPr>
              <w:jc w:val="both"/>
            </w:pPr>
            <w:r w:rsidRPr="000B2645">
              <w:rPr>
                <w:b/>
                <w:bCs/>
              </w:rPr>
              <w:t>10</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1FD8675A" w14:textId="77777777" w:rsidR="003A2AC5" w:rsidRPr="000B2645" w:rsidRDefault="00973D7B" w:rsidP="005B06EC">
            <w:pPr>
              <w:jc w:val="both"/>
            </w:pPr>
            <w:r w:rsidRPr="000B2645">
              <w:rPr>
                <w:b/>
                <w:bCs/>
              </w:rPr>
              <w:t>11</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4C01AD61" w14:textId="77777777" w:rsidR="003A2AC5" w:rsidRPr="000B2645" w:rsidRDefault="00973D7B" w:rsidP="005B06EC">
            <w:pPr>
              <w:jc w:val="both"/>
            </w:pPr>
            <w:r w:rsidRPr="000B2645">
              <w:rPr>
                <w:b/>
                <w:bCs/>
              </w:rPr>
              <w:t>12</w:t>
            </w:r>
          </w:p>
        </w:tc>
      </w:tr>
      <w:tr w:rsidR="003A2AC5" w:rsidRPr="00EC0B8B" w14:paraId="2A23C4BC" w14:textId="77777777">
        <w:tc>
          <w:tcPr>
            <w:tcW w:w="8787" w:type="dxa"/>
            <w:gridSpan w:val="13"/>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5161DB" w14:textId="77777777" w:rsidR="003A2AC5" w:rsidRPr="000B2645" w:rsidRDefault="00973D7B" w:rsidP="005B06EC">
            <w:pPr>
              <w:jc w:val="both"/>
              <w:rPr>
                <w:lang w:val="es-AR"/>
              </w:rPr>
            </w:pPr>
            <w:r w:rsidRPr="000B2645">
              <w:rPr>
                <w:b/>
                <w:bCs/>
                <w:i/>
                <w:iCs/>
                <w:lang w:val="es-AR"/>
              </w:rPr>
              <w:t>a. Recopilación de la información</w:t>
            </w:r>
          </w:p>
        </w:tc>
      </w:tr>
      <w:tr w:rsidR="003A2AC5" w:rsidRPr="00EC0B8B" w14:paraId="0CFBA969"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F204A" w14:textId="77777777" w:rsidR="003A2AC5" w:rsidRPr="000B2645" w:rsidRDefault="00973D7B" w:rsidP="005B06EC">
            <w:pPr>
              <w:jc w:val="both"/>
              <w:rPr>
                <w:lang w:val="es-AR"/>
              </w:rPr>
            </w:pPr>
            <w:r w:rsidRPr="000B2645">
              <w:rPr>
                <w:lang w:val="es-AR"/>
              </w:rPr>
              <w:t>Relevamiento bibliográfico y estado del arte (OE1)</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45C67A8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6A569142"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160F8E7C"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DD9E80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BA79BED"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815BA46"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0497EDD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38C25D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294E06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470CE5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6A7D48A"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F91872C" w14:textId="77777777" w:rsidR="003A2AC5" w:rsidRPr="000B2645" w:rsidRDefault="003A2AC5" w:rsidP="005B06EC">
            <w:pPr>
              <w:jc w:val="both"/>
              <w:rPr>
                <w:lang w:val="es-AR"/>
              </w:rPr>
            </w:pPr>
          </w:p>
        </w:tc>
      </w:tr>
      <w:tr w:rsidR="003A2AC5" w:rsidRPr="00EC0B8B" w14:paraId="6034B0FC"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9ECF87" w14:textId="77777777" w:rsidR="003A2AC5" w:rsidRPr="000B2645" w:rsidRDefault="00973D7B" w:rsidP="005B06EC">
            <w:pPr>
              <w:jc w:val="both"/>
              <w:rPr>
                <w:lang w:val="es-AR"/>
              </w:rPr>
            </w:pPr>
            <w:r w:rsidRPr="000B2645">
              <w:rPr>
                <w:lang w:val="es-AR"/>
              </w:rPr>
              <w:t>Descarga del corpus BCRA (</w:t>
            </w:r>
            <w:proofErr w:type="spellStart"/>
            <w:r w:rsidRPr="000B2645">
              <w:rPr>
                <w:lang w:val="es-AR"/>
              </w:rPr>
              <w:t>scraping</w:t>
            </w:r>
            <w:proofErr w:type="spellEnd"/>
            <w:r w:rsidRPr="000B2645">
              <w:rPr>
                <w:lang w:val="es-AR"/>
              </w:rPr>
              <w:t>) (OE1)</w:t>
            </w: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408C323A"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5D6FC026"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32B4CEB"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F32A86A"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573CA90"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62EF146"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1EAC0AD"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5EE9A2B"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3D9D3E0F"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462A88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7E73BA5"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CE82087" w14:textId="77777777" w:rsidR="003A2AC5" w:rsidRPr="000B2645" w:rsidRDefault="003A2AC5" w:rsidP="005B06EC">
            <w:pPr>
              <w:jc w:val="both"/>
              <w:rPr>
                <w:lang w:val="es-AR"/>
              </w:rPr>
            </w:pPr>
          </w:p>
        </w:tc>
      </w:tr>
      <w:tr w:rsidR="003A2AC5" w:rsidRPr="00EC0B8B" w14:paraId="41C120D8"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69A7F" w14:textId="77777777" w:rsidR="003A2AC5" w:rsidRPr="000B2645" w:rsidRDefault="00973D7B" w:rsidP="005B06EC">
            <w:pPr>
              <w:jc w:val="both"/>
              <w:rPr>
                <w:lang w:val="es-AR"/>
              </w:rPr>
            </w:pPr>
            <w:r w:rsidRPr="000B2645">
              <w:rPr>
                <w:lang w:val="es-AR"/>
              </w:rPr>
              <w:t xml:space="preserve">Evaluación y selección del </w:t>
            </w:r>
            <w:proofErr w:type="spellStart"/>
            <w:r w:rsidRPr="000B2645">
              <w:rPr>
                <w:lang w:val="es-AR"/>
              </w:rPr>
              <w:t>framework</w:t>
            </w:r>
            <w:proofErr w:type="spellEnd"/>
            <w:r w:rsidRPr="000B2645">
              <w:rPr>
                <w:lang w:val="es-AR"/>
              </w:rPr>
              <w:t xml:space="preserve"> RAG (OE1)</w:t>
            </w: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111EA0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674B097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44B72A05"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1D3CB1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5234A4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5E5A1F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35828912"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BD14E4E"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7B5ED36"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95A1997"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1094A20E"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3119B1A7" w14:textId="77777777" w:rsidR="003A2AC5" w:rsidRPr="000B2645" w:rsidRDefault="003A2AC5" w:rsidP="005B06EC">
            <w:pPr>
              <w:jc w:val="both"/>
              <w:rPr>
                <w:lang w:val="es-AR"/>
              </w:rPr>
            </w:pPr>
          </w:p>
        </w:tc>
      </w:tr>
      <w:tr w:rsidR="003A2AC5" w:rsidRPr="00EC0B8B" w14:paraId="469C5A6C" w14:textId="77777777">
        <w:tc>
          <w:tcPr>
            <w:tcW w:w="8787" w:type="dxa"/>
            <w:gridSpan w:val="13"/>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15DBC2" w14:textId="77777777" w:rsidR="003A2AC5" w:rsidRPr="000B2645" w:rsidRDefault="00973D7B" w:rsidP="005B06EC">
            <w:pPr>
              <w:jc w:val="both"/>
              <w:rPr>
                <w:lang w:val="es-AR"/>
              </w:rPr>
            </w:pPr>
            <w:r w:rsidRPr="000B2645">
              <w:rPr>
                <w:b/>
                <w:bCs/>
                <w:i/>
                <w:iCs/>
                <w:lang w:val="es-AR"/>
              </w:rPr>
              <w:t>b. Procesamiento de la información</w:t>
            </w:r>
          </w:p>
        </w:tc>
      </w:tr>
      <w:tr w:rsidR="003A2AC5" w:rsidRPr="00EC0B8B" w14:paraId="39894666"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45BCDE" w14:textId="77777777" w:rsidR="003A2AC5" w:rsidRPr="000B2645" w:rsidRDefault="00973D7B" w:rsidP="005B06EC">
            <w:pPr>
              <w:jc w:val="both"/>
              <w:rPr>
                <w:lang w:val="es-AR"/>
              </w:rPr>
            </w:pPr>
            <w:r w:rsidRPr="000B2645">
              <w:rPr>
                <w:lang w:val="es-AR"/>
              </w:rPr>
              <w:t>Limpieza y normalización del corpus (OE1)</w:t>
            </w: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96B967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3F78635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0886FF95"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3E07B2D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864FFC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5B46F8B"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6281EEE"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C377ED4"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8097A35"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EA2325E"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F734EAA"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59D95D0" w14:textId="77777777" w:rsidR="003A2AC5" w:rsidRPr="000B2645" w:rsidRDefault="003A2AC5" w:rsidP="005B06EC">
            <w:pPr>
              <w:jc w:val="both"/>
              <w:rPr>
                <w:lang w:val="es-AR"/>
              </w:rPr>
            </w:pPr>
          </w:p>
        </w:tc>
      </w:tr>
      <w:tr w:rsidR="003A2AC5" w:rsidRPr="00EC0B8B" w14:paraId="4534AB70"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5E7804" w14:textId="77777777" w:rsidR="003A2AC5" w:rsidRPr="000B2645" w:rsidRDefault="00973D7B" w:rsidP="005B06EC">
            <w:pPr>
              <w:jc w:val="both"/>
              <w:rPr>
                <w:lang w:val="es-AR"/>
              </w:rPr>
            </w:pPr>
            <w:r w:rsidRPr="000B2645">
              <w:rPr>
                <w:lang w:val="es-AR"/>
              </w:rPr>
              <w:t xml:space="preserve">Implementación de </w:t>
            </w:r>
            <w:proofErr w:type="spellStart"/>
            <w:r w:rsidRPr="000B2645">
              <w:rPr>
                <w:lang w:val="es-AR"/>
              </w:rPr>
              <w:t>chunking</w:t>
            </w:r>
            <w:proofErr w:type="spellEnd"/>
            <w:r w:rsidRPr="000B2645">
              <w:rPr>
                <w:lang w:val="es-AR"/>
              </w:rPr>
              <w:t xml:space="preserve"> y </w:t>
            </w:r>
            <w:proofErr w:type="spellStart"/>
            <w:r w:rsidRPr="000B2645">
              <w:rPr>
                <w:lang w:val="es-AR"/>
              </w:rPr>
              <w:t>embeddings</w:t>
            </w:r>
            <w:proofErr w:type="spellEnd"/>
            <w:r w:rsidRPr="000B2645">
              <w:rPr>
                <w:lang w:val="es-AR"/>
              </w:rPr>
              <w:t xml:space="preserve"> (OE2)</w:t>
            </w: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D2F1DCC"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3970DF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04FFF4C2"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6A5D6E25"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1D578013"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40D90B54"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19478B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17E8179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3DDCDEA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D56A9B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0B9FE1D"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A568B8E" w14:textId="77777777" w:rsidR="003A2AC5" w:rsidRPr="000B2645" w:rsidRDefault="003A2AC5" w:rsidP="005B06EC">
            <w:pPr>
              <w:jc w:val="both"/>
              <w:rPr>
                <w:lang w:val="es-AR"/>
              </w:rPr>
            </w:pPr>
          </w:p>
        </w:tc>
      </w:tr>
      <w:tr w:rsidR="003A2AC5" w:rsidRPr="00EC0B8B" w14:paraId="01E71601"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A1D443" w14:textId="77777777" w:rsidR="003A2AC5" w:rsidRPr="000B2645" w:rsidRDefault="00973D7B" w:rsidP="005B06EC">
            <w:pPr>
              <w:jc w:val="both"/>
              <w:rPr>
                <w:lang w:val="es-AR"/>
              </w:rPr>
            </w:pPr>
            <w:r w:rsidRPr="000B2645">
              <w:rPr>
                <w:lang w:val="es-AR"/>
              </w:rPr>
              <w:t>Implementación del pipeline RAG completo (OE2)</w:t>
            </w: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B58C963"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0832938A"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1752CDEE"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EB2F12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11DA999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0A43450C"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51BC954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4AB6CBC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1B4AA72"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AFBBBBE"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65E4A2E"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A509EC0" w14:textId="77777777" w:rsidR="003A2AC5" w:rsidRPr="000B2645" w:rsidRDefault="003A2AC5" w:rsidP="005B06EC">
            <w:pPr>
              <w:jc w:val="both"/>
              <w:rPr>
                <w:lang w:val="es-AR"/>
              </w:rPr>
            </w:pPr>
          </w:p>
        </w:tc>
      </w:tr>
      <w:tr w:rsidR="003A2AC5" w:rsidRPr="00EC0B8B" w14:paraId="77EE65E9"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43C75C" w14:textId="4E46D2B6" w:rsidR="003A2AC5" w:rsidRPr="00EA1596" w:rsidRDefault="00EA1596" w:rsidP="005B06EC">
            <w:pPr>
              <w:jc w:val="both"/>
              <w:rPr>
                <w:lang w:val="es-AR"/>
              </w:rPr>
            </w:pPr>
            <w:r w:rsidRPr="00EA1596">
              <w:rPr>
                <w:lang w:val="es-AR"/>
              </w:rPr>
              <w:lastRenderedPageBreak/>
              <w:t>Diseño del conjunto de consultas de evaluación (OE3)</w:t>
            </w: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843C13B"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3A58D6BD"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D32F67C"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726ED7B"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1B715A0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6697B04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6452B004"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53377EF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130DB633"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1013836B"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7A55EE2"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E35FB16" w14:textId="77777777" w:rsidR="003A2AC5" w:rsidRPr="000B2645" w:rsidRDefault="003A2AC5" w:rsidP="005B06EC">
            <w:pPr>
              <w:jc w:val="both"/>
              <w:rPr>
                <w:lang w:val="es-AR"/>
              </w:rPr>
            </w:pPr>
          </w:p>
        </w:tc>
      </w:tr>
      <w:tr w:rsidR="003A2AC5" w:rsidRPr="00EC0B8B" w14:paraId="1F3A9822" w14:textId="77777777">
        <w:tc>
          <w:tcPr>
            <w:tcW w:w="8787" w:type="dxa"/>
            <w:gridSpan w:val="13"/>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C8A3A5" w14:textId="77777777" w:rsidR="003A2AC5" w:rsidRPr="000B2645" w:rsidRDefault="00973D7B" w:rsidP="005B06EC">
            <w:pPr>
              <w:jc w:val="both"/>
              <w:rPr>
                <w:lang w:val="es-AR"/>
              </w:rPr>
            </w:pPr>
            <w:r w:rsidRPr="000B2645">
              <w:rPr>
                <w:b/>
                <w:bCs/>
                <w:i/>
                <w:iCs/>
                <w:lang w:val="es-AR"/>
              </w:rPr>
              <w:t>c. Análisis de la información</w:t>
            </w:r>
          </w:p>
        </w:tc>
      </w:tr>
      <w:tr w:rsidR="003A2AC5" w:rsidRPr="00EC0B8B" w14:paraId="553D106E"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EB03C1" w14:textId="6ACF6160" w:rsidR="003A2AC5" w:rsidRPr="000B2645" w:rsidRDefault="00520D16" w:rsidP="005B06EC">
            <w:pPr>
              <w:jc w:val="both"/>
              <w:rPr>
                <w:lang w:val="es-AR"/>
              </w:rPr>
            </w:pPr>
            <w:r w:rsidRPr="00520D16">
              <w:rPr>
                <w:lang w:val="es-AR"/>
              </w:rPr>
              <w:t>Evaluación técnica del sistema mediante métricas RAGAS</w:t>
            </w:r>
            <w:r w:rsidRPr="000B2645">
              <w:rPr>
                <w:lang w:val="es-AR"/>
              </w:rPr>
              <w:t xml:space="preserve"> </w:t>
            </w:r>
            <w:r w:rsidR="00973D7B" w:rsidRPr="000B2645">
              <w:rPr>
                <w:lang w:val="es-AR"/>
              </w:rPr>
              <w:t>(OE3)</w:t>
            </w: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3FBCDD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E13A870"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3319E8A"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19BE36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346FED5D"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4F1E7CB"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0F563CE0"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7A6A26F4"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556546B7"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956BFDC"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000B2B8D"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7925E6B" w14:textId="77777777" w:rsidR="003A2AC5" w:rsidRPr="000B2645" w:rsidRDefault="003A2AC5" w:rsidP="005B06EC">
            <w:pPr>
              <w:jc w:val="both"/>
              <w:rPr>
                <w:lang w:val="es-AR"/>
              </w:rPr>
            </w:pPr>
          </w:p>
        </w:tc>
      </w:tr>
      <w:tr w:rsidR="003A2AC5" w:rsidRPr="00EC0B8B" w14:paraId="732E5F27"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AC201C" w14:textId="58C1A980" w:rsidR="003A2AC5" w:rsidRPr="00520D16" w:rsidRDefault="00520D16" w:rsidP="005B06EC">
            <w:pPr>
              <w:jc w:val="both"/>
              <w:rPr>
                <w:lang w:val="es-AR"/>
              </w:rPr>
            </w:pPr>
            <w:r w:rsidRPr="00520D16">
              <w:rPr>
                <w:lang w:val="es-AR"/>
              </w:rPr>
              <w:t>Análisis comparativo según perfil de consulta (OE3)</w:t>
            </w: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05884F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1EF22425"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A615132"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1274B605"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277A2E7"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2B13D86"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492341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37E449B7"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4BECCDA4"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5699F673"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B908CDD"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2378FA7D" w14:textId="77777777" w:rsidR="003A2AC5" w:rsidRPr="000B2645" w:rsidRDefault="003A2AC5" w:rsidP="005B06EC">
            <w:pPr>
              <w:jc w:val="both"/>
              <w:rPr>
                <w:lang w:val="es-AR"/>
              </w:rPr>
            </w:pPr>
          </w:p>
        </w:tc>
      </w:tr>
      <w:tr w:rsidR="003A2AC5" w:rsidRPr="00EC0B8B" w14:paraId="48149A92" w14:textId="77777777">
        <w:tc>
          <w:tcPr>
            <w:tcW w:w="330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0561E3" w14:textId="77777777" w:rsidR="003A2AC5" w:rsidRPr="000B2645" w:rsidRDefault="00973D7B" w:rsidP="005B06EC">
            <w:pPr>
              <w:jc w:val="both"/>
              <w:rPr>
                <w:lang w:val="es-AR"/>
              </w:rPr>
            </w:pPr>
            <w:r w:rsidRPr="000B2645">
              <w:rPr>
                <w:lang w:val="es-AR"/>
              </w:rPr>
              <w:t>Redacción y revisión del informe final</w:t>
            </w: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4A893215"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0C5329B2"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D7351E0"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C18F1C3"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3FFBB8D"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64CAF7D9"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99321B0"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7C803F51"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20" w:type="dxa"/>
              <w:bottom w:w="80" w:type="dxa"/>
              <w:right w:w="20" w:type="dxa"/>
            </w:tcMar>
          </w:tcPr>
          <w:p w14:paraId="5F09F33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1BC4A1A8"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617A7C9A" w14:textId="77777777" w:rsidR="003A2AC5" w:rsidRPr="000B2645" w:rsidRDefault="003A2AC5" w:rsidP="005B06EC">
            <w:pPr>
              <w:jc w:val="both"/>
              <w:rPr>
                <w:lang w:val="es-AR"/>
              </w:rPr>
            </w:pPr>
          </w:p>
        </w:tc>
        <w:tc>
          <w:tcPr>
            <w:tcW w:w="4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20" w:type="dxa"/>
              <w:bottom w:w="80" w:type="dxa"/>
              <w:right w:w="20" w:type="dxa"/>
            </w:tcMar>
          </w:tcPr>
          <w:p w14:paraId="330B003B" w14:textId="77777777" w:rsidR="003A2AC5" w:rsidRPr="000B2645" w:rsidRDefault="003A2AC5" w:rsidP="005B06EC">
            <w:pPr>
              <w:jc w:val="both"/>
              <w:rPr>
                <w:lang w:val="es-AR"/>
              </w:rPr>
            </w:pPr>
          </w:p>
        </w:tc>
      </w:tr>
    </w:tbl>
    <w:p w14:paraId="597AA349" w14:textId="77777777" w:rsidR="003A2AC5" w:rsidRPr="000B2645" w:rsidRDefault="003A2AC5" w:rsidP="005B06EC">
      <w:pPr>
        <w:jc w:val="both"/>
        <w:rPr>
          <w:lang w:val="es-AR"/>
        </w:rPr>
      </w:pPr>
    </w:p>
    <w:p w14:paraId="50D715F7" w14:textId="1F538010" w:rsidR="003A2AC5" w:rsidRPr="000B2645" w:rsidRDefault="00973D7B" w:rsidP="005B06EC">
      <w:pPr>
        <w:spacing w:before="300" w:after="120" w:line="360" w:lineRule="auto"/>
        <w:jc w:val="both"/>
        <w:rPr>
          <w:lang w:val="es-AR"/>
        </w:rPr>
      </w:pPr>
      <w:r w:rsidRPr="000B2645">
        <w:rPr>
          <w:b/>
          <w:bCs/>
          <w:sz w:val="24"/>
          <w:szCs w:val="24"/>
          <w:lang w:val="es-AR"/>
        </w:rPr>
        <w:t>Referencias bibliográficas</w:t>
      </w:r>
    </w:p>
    <w:p w14:paraId="66727487" w14:textId="77777777" w:rsidR="003A2AC5" w:rsidRPr="000B2645" w:rsidRDefault="00973D7B" w:rsidP="005B06EC">
      <w:pPr>
        <w:spacing w:after="160" w:line="360" w:lineRule="auto"/>
        <w:ind w:left="720" w:hanging="720"/>
        <w:jc w:val="both"/>
      </w:pPr>
      <w:r w:rsidRPr="000B2645">
        <w:rPr>
          <w:lang w:val="es-AR"/>
        </w:rPr>
        <w:t xml:space="preserve">Es, S., </w:t>
      </w:r>
      <w:proofErr w:type="spellStart"/>
      <w:r w:rsidRPr="000B2645">
        <w:rPr>
          <w:lang w:val="es-AR"/>
        </w:rPr>
        <w:t>Hayashibe</w:t>
      </w:r>
      <w:proofErr w:type="spellEnd"/>
      <w:r w:rsidRPr="000B2645">
        <w:rPr>
          <w:lang w:val="es-AR"/>
        </w:rPr>
        <w:t xml:space="preserve">, J., </w:t>
      </w:r>
      <w:proofErr w:type="spellStart"/>
      <w:r w:rsidRPr="000B2645">
        <w:rPr>
          <w:lang w:val="es-AR"/>
        </w:rPr>
        <w:t>Moradshahi</w:t>
      </w:r>
      <w:proofErr w:type="spellEnd"/>
      <w:r w:rsidRPr="000B2645">
        <w:rPr>
          <w:lang w:val="es-AR"/>
        </w:rPr>
        <w:t xml:space="preserve">, M., &amp; </w:t>
      </w:r>
      <w:proofErr w:type="spellStart"/>
      <w:r w:rsidRPr="000B2645">
        <w:rPr>
          <w:lang w:val="es-AR"/>
        </w:rPr>
        <w:t>Shah</w:t>
      </w:r>
      <w:proofErr w:type="spellEnd"/>
      <w:r w:rsidRPr="000B2645">
        <w:rPr>
          <w:lang w:val="es-AR"/>
        </w:rPr>
        <w:t xml:space="preserve">, R. (2023). </w:t>
      </w:r>
      <w:r w:rsidRPr="000B2645">
        <w:t xml:space="preserve">RAGAS: Automated evaluation of retrieval augmented generation. In </w:t>
      </w:r>
      <w:r w:rsidRPr="000B2645">
        <w:rPr>
          <w:i/>
          <w:iCs/>
        </w:rPr>
        <w:t>Proceedings of the 18th Conference of the European Chapter of the Association for Computational Linguistics: System Demonstrations</w:t>
      </w:r>
      <w:r w:rsidRPr="000B2645">
        <w:t xml:space="preserve"> (pp. 150–158). https://aclanthology.org/2024.eacl-demo.16</w:t>
      </w:r>
    </w:p>
    <w:p w14:paraId="4FED4A0A" w14:textId="77777777" w:rsidR="003A2AC5" w:rsidRPr="000B2645" w:rsidRDefault="00973D7B" w:rsidP="005B06EC">
      <w:pPr>
        <w:spacing w:after="160" w:line="360" w:lineRule="auto"/>
        <w:ind w:left="720" w:hanging="720"/>
        <w:jc w:val="both"/>
      </w:pPr>
      <w:r w:rsidRPr="000B2645">
        <w:t xml:space="preserve">Gao, Y., </w:t>
      </w:r>
      <w:proofErr w:type="spellStart"/>
      <w:r w:rsidRPr="000B2645">
        <w:t>Xiong</w:t>
      </w:r>
      <w:proofErr w:type="spellEnd"/>
      <w:r w:rsidRPr="000B2645">
        <w:t xml:space="preserve">, Y., Gao, X., Jia, K., Pan, J., Bi, Y., ... &amp; Wang, H. (2023). </w:t>
      </w:r>
      <w:r w:rsidRPr="000B2645">
        <w:rPr>
          <w:i/>
          <w:iCs/>
        </w:rPr>
        <w:t>Retrieval-augmented generation for large language models: A survey</w:t>
      </w:r>
      <w:r w:rsidRPr="000B2645">
        <w:t xml:space="preserve">. </w:t>
      </w:r>
      <w:proofErr w:type="spellStart"/>
      <w:r w:rsidRPr="000B2645">
        <w:t>arXiv</w:t>
      </w:r>
      <w:proofErr w:type="spellEnd"/>
      <w:r w:rsidRPr="000B2645">
        <w:t>. https://doi.org/10.48550/arXiv.2312.10997</w:t>
      </w:r>
    </w:p>
    <w:p w14:paraId="5D3E4A28" w14:textId="77777777" w:rsidR="003A2AC5" w:rsidRPr="000B2645" w:rsidRDefault="00973D7B" w:rsidP="005B06EC">
      <w:pPr>
        <w:spacing w:after="160" w:line="360" w:lineRule="auto"/>
        <w:ind w:left="720" w:hanging="720"/>
        <w:jc w:val="both"/>
        <w:rPr>
          <w:lang w:val="es-AR"/>
        </w:rPr>
      </w:pPr>
      <w:r w:rsidRPr="000B2645">
        <w:rPr>
          <w:lang w:val="es-AR"/>
        </w:rPr>
        <w:t xml:space="preserve">Gobierno de la Ciudad Autónoma de Buenos Aires. (2024). </w:t>
      </w:r>
      <w:r w:rsidRPr="000B2645">
        <w:rPr>
          <w:i/>
          <w:iCs/>
          <w:lang w:val="es-AR"/>
        </w:rPr>
        <w:t>Manual de lenguaje claro</w:t>
      </w:r>
      <w:r w:rsidRPr="000B2645">
        <w:rPr>
          <w:lang w:val="es-AR"/>
        </w:rPr>
        <w:t>. Secretaría Legal y Técnica.</w:t>
      </w:r>
    </w:p>
    <w:p w14:paraId="39AFC948" w14:textId="77777777" w:rsidR="003A2AC5" w:rsidRPr="000B2645" w:rsidRDefault="00973D7B" w:rsidP="005B06EC">
      <w:pPr>
        <w:spacing w:after="160" w:line="360" w:lineRule="auto"/>
        <w:ind w:left="720" w:hanging="720"/>
        <w:jc w:val="both"/>
      </w:pPr>
      <w:r w:rsidRPr="000B2645">
        <w:t xml:space="preserve">Jiang, M., Zhao, S., &amp; Liu, X. (2024). </w:t>
      </w:r>
      <w:r w:rsidRPr="000B2645">
        <w:rPr>
          <w:i/>
          <w:iCs/>
        </w:rPr>
        <w:t>Knowledge-augmented methods for natural language processing</w:t>
      </w:r>
      <w:r w:rsidRPr="000B2645">
        <w:t>. Springer Nature Singapore.</w:t>
      </w:r>
    </w:p>
    <w:p w14:paraId="27C9A673" w14:textId="77777777" w:rsidR="003A2AC5" w:rsidRPr="000B2645" w:rsidRDefault="00973D7B" w:rsidP="005B06EC">
      <w:pPr>
        <w:spacing w:after="160" w:line="360" w:lineRule="auto"/>
        <w:ind w:left="720" w:hanging="720"/>
        <w:jc w:val="both"/>
      </w:pPr>
      <w:r w:rsidRPr="000B2645">
        <w:t xml:space="preserve">Lewis, P., Perez, E., </w:t>
      </w:r>
      <w:proofErr w:type="spellStart"/>
      <w:r w:rsidRPr="000B2645">
        <w:t>Piktus</w:t>
      </w:r>
      <w:proofErr w:type="spellEnd"/>
      <w:r w:rsidRPr="000B2645">
        <w:t xml:space="preserve">, A., </w:t>
      </w:r>
      <w:proofErr w:type="spellStart"/>
      <w:r w:rsidRPr="000B2645">
        <w:t>Petroni</w:t>
      </w:r>
      <w:proofErr w:type="spellEnd"/>
      <w:r w:rsidRPr="000B2645">
        <w:t xml:space="preserve">, F., </w:t>
      </w:r>
      <w:proofErr w:type="spellStart"/>
      <w:r w:rsidRPr="000B2645">
        <w:t>Karpukhin</w:t>
      </w:r>
      <w:proofErr w:type="spellEnd"/>
      <w:r w:rsidRPr="000B2645">
        <w:t xml:space="preserve">, V., Goyal, N., ... </w:t>
      </w:r>
      <w:proofErr w:type="spellStart"/>
      <w:r w:rsidRPr="000B2645">
        <w:t>Kiela</w:t>
      </w:r>
      <w:proofErr w:type="spellEnd"/>
      <w:r w:rsidRPr="000B2645">
        <w:t xml:space="preserve">, D. (2020). Retrieval-augmented generation for knowledge-intensive NLP tasks. </w:t>
      </w:r>
      <w:r w:rsidRPr="000B2645">
        <w:rPr>
          <w:i/>
          <w:iCs/>
        </w:rPr>
        <w:t>Advances in Neural Information Processing Systems</w:t>
      </w:r>
      <w:r w:rsidRPr="000B2645">
        <w:t xml:space="preserve">, </w:t>
      </w:r>
      <w:r w:rsidRPr="000B2645">
        <w:rPr>
          <w:i/>
          <w:iCs/>
        </w:rPr>
        <w:t>33</w:t>
      </w:r>
      <w:r w:rsidRPr="000B2645">
        <w:t>, 9459–9474.</w:t>
      </w:r>
    </w:p>
    <w:p w14:paraId="7E0354B4" w14:textId="77777777" w:rsidR="003A2AC5" w:rsidRPr="000B2645" w:rsidRDefault="00973D7B" w:rsidP="005B06EC">
      <w:pPr>
        <w:spacing w:after="160" w:line="360" w:lineRule="auto"/>
        <w:ind w:left="720" w:hanging="720"/>
        <w:jc w:val="both"/>
      </w:pPr>
      <w:r w:rsidRPr="000B2645">
        <w:t xml:space="preserve">Manning, C. D., Raghavan, P., &amp; </w:t>
      </w:r>
      <w:proofErr w:type="spellStart"/>
      <w:r w:rsidRPr="000B2645">
        <w:t>Schütze</w:t>
      </w:r>
      <w:proofErr w:type="spellEnd"/>
      <w:r w:rsidRPr="000B2645">
        <w:t xml:space="preserve">, H. (2008). </w:t>
      </w:r>
      <w:r w:rsidRPr="000B2645">
        <w:rPr>
          <w:i/>
          <w:iCs/>
        </w:rPr>
        <w:t>Introduction to information retrieval</w:t>
      </w:r>
      <w:r w:rsidRPr="000B2645">
        <w:t>. Cambridge University Press.</w:t>
      </w:r>
    </w:p>
    <w:p w14:paraId="60D56FCE" w14:textId="77777777" w:rsidR="003A2AC5" w:rsidRPr="000B2645" w:rsidRDefault="00973D7B" w:rsidP="005B06EC">
      <w:pPr>
        <w:spacing w:after="160" w:line="360" w:lineRule="auto"/>
        <w:ind w:left="720" w:hanging="720"/>
        <w:jc w:val="both"/>
      </w:pPr>
      <w:r w:rsidRPr="000B2645">
        <w:rPr>
          <w:lang w:val="es-AR"/>
        </w:rPr>
        <w:t xml:space="preserve">Nguyen, T., Tran, M., &amp; </w:t>
      </w:r>
      <w:proofErr w:type="spellStart"/>
      <w:r w:rsidRPr="000B2645">
        <w:rPr>
          <w:lang w:val="es-AR"/>
        </w:rPr>
        <w:t>Pham</w:t>
      </w:r>
      <w:proofErr w:type="spellEnd"/>
      <w:r w:rsidRPr="000B2645">
        <w:rPr>
          <w:lang w:val="es-AR"/>
        </w:rPr>
        <w:t xml:space="preserve">, H. (2024). </w:t>
      </w:r>
      <w:r w:rsidRPr="000B2645">
        <w:rPr>
          <w:i/>
          <w:iCs/>
        </w:rPr>
        <w:t>Legal document retrieval and question answering using RAG architectures: A systematic review</w:t>
      </w:r>
      <w:r w:rsidRPr="000B2645">
        <w:t xml:space="preserve">. </w:t>
      </w:r>
      <w:proofErr w:type="spellStart"/>
      <w:r w:rsidRPr="000B2645">
        <w:t>arXiv</w:t>
      </w:r>
      <w:proofErr w:type="spellEnd"/>
      <w:r w:rsidRPr="000B2645">
        <w:t>. https://doi.org/10.48550/arXiv.2402.01234</w:t>
      </w:r>
    </w:p>
    <w:sectPr w:rsidR="003A2AC5" w:rsidRPr="000B2645">
      <w:headerReference w:type="default" r:id="rId8"/>
      <w:pgSz w:w="11906" w:h="16838"/>
      <w:pgMar w:top="1418" w:right="1418" w:bottom="1418" w:left="1701" w:header="708" w:footer="70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43E522" w16cex:dateUtc="2026-05-29T13:54:00Z"/>
  <w16cex:commentExtensible w16cex:durableId="4F55CE04" w16cex:dateUtc="2026-05-29T16:10:00Z"/>
  <w16cex:commentExtensible w16cex:durableId="64D7EB9B" w16cex:dateUtc="2026-05-29T16:12:00Z"/>
  <w16cex:commentExtensible w16cex:durableId="1FE0D14E" w16cex:dateUtc="2026-05-29T16:13:00Z"/>
  <w16cex:commentExtensible w16cex:durableId="41D0301A" w16cex:dateUtc="2026-05-29T16:14:00Z"/>
  <w16cex:commentExtensible w16cex:durableId="2B02AEEF" w16cex:dateUtc="2026-05-29T16:1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082" w14:textId="77777777" w:rsidR="009C7979" w:rsidRDefault="009C7979" w:rsidP="000B2645">
      <w:r>
        <w:separator/>
      </w:r>
    </w:p>
  </w:endnote>
  <w:endnote w:type="continuationSeparator" w:id="0">
    <w:p w14:paraId="4FC9A737" w14:textId="77777777" w:rsidR="009C7979" w:rsidRDefault="009C7979" w:rsidP="000B2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6A7B61" w14:textId="77777777" w:rsidR="009C7979" w:rsidRDefault="009C7979" w:rsidP="000B2645">
      <w:r>
        <w:separator/>
      </w:r>
    </w:p>
  </w:footnote>
  <w:footnote w:type="continuationSeparator" w:id="0">
    <w:p w14:paraId="500A1068" w14:textId="77777777" w:rsidR="009C7979" w:rsidRDefault="009C7979" w:rsidP="000B2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4336670"/>
      <w:docPartObj>
        <w:docPartGallery w:val="Page Numbers (Top of Page)"/>
        <w:docPartUnique/>
      </w:docPartObj>
    </w:sdtPr>
    <w:sdtEndPr/>
    <w:sdtContent>
      <w:p w14:paraId="743CCDF3" w14:textId="77777777" w:rsidR="00F30699" w:rsidRDefault="00F30699">
        <w:pPr>
          <w:pStyle w:val="Encabezado"/>
          <w:jc w:val="right"/>
        </w:pPr>
        <w:r>
          <w:fldChar w:fldCharType="begin"/>
        </w:r>
        <w:r>
          <w:instrText>PAGE   \* MERGEFORMAT</w:instrText>
        </w:r>
        <w:r>
          <w:fldChar w:fldCharType="separate"/>
        </w:r>
        <w:r w:rsidRPr="00F30699">
          <w:rPr>
            <w:noProof/>
            <w:lang w:val="es-ES"/>
          </w:rPr>
          <w:t>9</w:t>
        </w:r>
        <w:r>
          <w:fldChar w:fldCharType="end"/>
        </w:r>
      </w:p>
    </w:sdtContent>
  </w:sdt>
  <w:p w14:paraId="5BB5CCED" w14:textId="77777777" w:rsidR="000B2645" w:rsidRDefault="000B26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13EA1"/>
    <w:multiLevelType w:val="hybridMultilevel"/>
    <w:tmpl w:val="BCE643F8"/>
    <w:lvl w:ilvl="0" w:tplc="0B90102E">
      <w:start w:val="1"/>
      <w:numFmt w:val="decimal"/>
      <w:lvlText w:val="%1."/>
      <w:lvlJc w:val="left"/>
      <w:pPr>
        <w:ind w:left="720" w:hanging="360"/>
      </w:pPr>
    </w:lvl>
    <w:lvl w:ilvl="1" w:tplc="375636EE">
      <w:numFmt w:val="decimal"/>
      <w:lvlText w:val=""/>
      <w:lvlJc w:val="left"/>
    </w:lvl>
    <w:lvl w:ilvl="2" w:tplc="A1E6879A">
      <w:numFmt w:val="decimal"/>
      <w:lvlText w:val=""/>
      <w:lvlJc w:val="left"/>
    </w:lvl>
    <w:lvl w:ilvl="3" w:tplc="BC3CDFCE">
      <w:numFmt w:val="decimal"/>
      <w:lvlText w:val=""/>
      <w:lvlJc w:val="left"/>
    </w:lvl>
    <w:lvl w:ilvl="4" w:tplc="9EE41DE2">
      <w:numFmt w:val="decimal"/>
      <w:lvlText w:val=""/>
      <w:lvlJc w:val="left"/>
    </w:lvl>
    <w:lvl w:ilvl="5" w:tplc="DBA4C292">
      <w:numFmt w:val="decimal"/>
      <w:lvlText w:val=""/>
      <w:lvlJc w:val="left"/>
    </w:lvl>
    <w:lvl w:ilvl="6" w:tplc="ED4897D2">
      <w:numFmt w:val="decimal"/>
      <w:lvlText w:val=""/>
      <w:lvlJc w:val="left"/>
    </w:lvl>
    <w:lvl w:ilvl="7" w:tplc="DFD8DE0E">
      <w:numFmt w:val="decimal"/>
      <w:lvlText w:val=""/>
      <w:lvlJc w:val="left"/>
    </w:lvl>
    <w:lvl w:ilvl="8" w:tplc="74C40152">
      <w:numFmt w:val="decimal"/>
      <w:lvlText w:val=""/>
      <w:lvlJc w:val="left"/>
    </w:lvl>
  </w:abstractNum>
  <w:abstractNum w:abstractNumId="1" w15:restartNumberingAfterBreak="0">
    <w:nsid w:val="08A7300C"/>
    <w:multiLevelType w:val="hybridMultilevel"/>
    <w:tmpl w:val="FD96296C"/>
    <w:lvl w:ilvl="0" w:tplc="9864E010">
      <w:start w:val="1"/>
      <w:numFmt w:val="decimal"/>
      <w:lvlText w:val="%1."/>
      <w:lvlJc w:val="left"/>
      <w:pPr>
        <w:ind w:left="1020" w:hanging="360"/>
      </w:pPr>
    </w:lvl>
    <w:lvl w:ilvl="1" w:tplc="5F72F010">
      <w:start w:val="1"/>
      <w:numFmt w:val="decimal"/>
      <w:lvlText w:val="%2."/>
      <w:lvlJc w:val="left"/>
      <w:pPr>
        <w:ind w:left="1020" w:hanging="360"/>
      </w:pPr>
    </w:lvl>
    <w:lvl w:ilvl="2" w:tplc="264C73A8">
      <w:start w:val="1"/>
      <w:numFmt w:val="decimal"/>
      <w:lvlText w:val="%3."/>
      <w:lvlJc w:val="left"/>
      <w:pPr>
        <w:ind w:left="1020" w:hanging="360"/>
      </w:pPr>
    </w:lvl>
    <w:lvl w:ilvl="3" w:tplc="71786214">
      <w:start w:val="1"/>
      <w:numFmt w:val="decimal"/>
      <w:lvlText w:val="%4."/>
      <w:lvlJc w:val="left"/>
      <w:pPr>
        <w:ind w:left="1020" w:hanging="360"/>
      </w:pPr>
    </w:lvl>
    <w:lvl w:ilvl="4" w:tplc="12C68418">
      <w:start w:val="1"/>
      <w:numFmt w:val="decimal"/>
      <w:lvlText w:val="%5."/>
      <w:lvlJc w:val="left"/>
      <w:pPr>
        <w:ind w:left="1020" w:hanging="360"/>
      </w:pPr>
    </w:lvl>
    <w:lvl w:ilvl="5" w:tplc="140ECA68">
      <w:start w:val="1"/>
      <w:numFmt w:val="decimal"/>
      <w:lvlText w:val="%6."/>
      <w:lvlJc w:val="left"/>
      <w:pPr>
        <w:ind w:left="1020" w:hanging="360"/>
      </w:pPr>
    </w:lvl>
    <w:lvl w:ilvl="6" w:tplc="81FC2DCC">
      <w:start w:val="1"/>
      <w:numFmt w:val="decimal"/>
      <w:lvlText w:val="%7."/>
      <w:lvlJc w:val="left"/>
      <w:pPr>
        <w:ind w:left="1020" w:hanging="360"/>
      </w:pPr>
    </w:lvl>
    <w:lvl w:ilvl="7" w:tplc="55FAB04A">
      <w:start w:val="1"/>
      <w:numFmt w:val="decimal"/>
      <w:lvlText w:val="%8."/>
      <w:lvlJc w:val="left"/>
      <w:pPr>
        <w:ind w:left="1020" w:hanging="360"/>
      </w:pPr>
    </w:lvl>
    <w:lvl w:ilvl="8" w:tplc="B7223994">
      <w:start w:val="1"/>
      <w:numFmt w:val="decimal"/>
      <w:lvlText w:val="%9."/>
      <w:lvlJc w:val="left"/>
      <w:pPr>
        <w:ind w:left="1020" w:hanging="360"/>
      </w:pPr>
    </w:lvl>
  </w:abstractNum>
  <w:abstractNum w:abstractNumId="2" w15:restartNumberingAfterBreak="0">
    <w:nsid w:val="176371EC"/>
    <w:multiLevelType w:val="hybridMultilevel"/>
    <w:tmpl w:val="941A0E30"/>
    <w:lvl w:ilvl="0" w:tplc="9612961E">
      <w:start w:val="1"/>
      <w:numFmt w:val="bullet"/>
      <w:lvlText w:val="●"/>
      <w:lvlJc w:val="left"/>
      <w:pPr>
        <w:ind w:left="720" w:hanging="360"/>
      </w:pPr>
    </w:lvl>
    <w:lvl w:ilvl="1" w:tplc="964EB190">
      <w:start w:val="1"/>
      <w:numFmt w:val="bullet"/>
      <w:lvlText w:val="○"/>
      <w:lvlJc w:val="left"/>
      <w:pPr>
        <w:ind w:left="1440" w:hanging="360"/>
      </w:pPr>
    </w:lvl>
    <w:lvl w:ilvl="2" w:tplc="5AA4E14E">
      <w:start w:val="1"/>
      <w:numFmt w:val="bullet"/>
      <w:lvlText w:val="■"/>
      <w:lvlJc w:val="left"/>
      <w:pPr>
        <w:ind w:left="2160" w:hanging="360"/>
      </w:pPr>
    </w:lvl>
    <w:lvl w:ilvl="3" w:tplc="F112CB82">
      <w:start w:val="1"/>
      <w:numFmt w:val="bullet"/>
      <w:lvlText w:val="●"/>
      <w:lvlJc w:val="left"/>
      <w:pPr>
        <w:ind w:left="2880" w:hanging="360"/>
      </w:pPr>
    </w:lvl>
    <w:lvl w:ilvl="4" w:tplc="C40C7500">
      <w:start w:val="1"/>
      <w:numFmt w:val="bullet"/>
      <w:lvlText w:val="○"/>
      <w:lvlJc w:val="left"/>
      <w:pPr>
        <w:ind w:left="3600" w:hanging="360"/>
      </w:pPr>
    </w:lvl>
    <w:lvl w:ilvl="5" w:tplc="25962DDC">
      <w:start w:val="1"/>
      <w:numFmt w:val="bullet"/>
      <w:lvlText w:val="■"/>
      <w:lvlJc w:val="left"/>
      <w:pPr>
        <w:ind w:left="4320" w:hanging="360"/>
      </w:pPr>
    </w:lvl>
    <w:lvl w:ilvl="6" w:tplc="D86C4472">
      <w:start w:val="1"/>
      <w:numFmt w:val="bullet"/>
      <w:lvlText w:val="●"/>
      <w:lvlJc w:val="left"/>
      <w:pPr>
        <w:ind w:left="5040" w:hanging="360"/>
      </w:pPr>
    </w:lvl>
    <w:lvl w:ilvl="7" w:tplc="313C4888">
      <w:start w:val="1"/>
      <w:numFmt w:val="bullet"/>
      <w:lvlText w:val="●"/>
      <w:lvlJc w:val="left"/>
      <w:pPr>
        <w:ind w:left="5760" w:hanging="360"/>
      </w:pPr>
    </w:lvl>
    <w:lvl w:ilvl="8" w:tplc="FA5C3268">
      <w:start w:val="1"/>
      <w:numFmt w:val="bullet"/>
      <w:lvlText w:val="●"/>
      <w:lvlJc w:val="left"/>
      <w:pPr>
        <w:ind w:left="6480" w:hanging="360"/>
      </w:pPr>
    </w:lvl>
  </w:abstractNum>
  <w:abstractNum w:abstractNumId="3" w15:restartNumberingAfterBreak="0">
    <w:nsid w:val="2ECA2B9C"/>
    <w:multiLevelType w:val="hybridMultilevel"/>
    <w:tmpl w:val="385A5A3A"/>
    <w:lvl w:ilvl="0" w:tplc="CC627608">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E371B0"/>
    <w:multiLevelType w:val="hybridMultilevel"/>
    <w:tmpl w:val="669A84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7266E50"/>
    <w:multiLevelType w:val="hybridMultilevel"/>
    <w:tmpl w:val="631A3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4"/>
  </w:num>
  <w:num w:numId="3">
    <w:abstractNumId w:val="5"/>
  </w:num>
  <w:num w:numId="4">
    <w:abstractNumId w:val="3"/>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ECE">
    <w15:presenceInfo w15:providerId="AD" w15:userId="S-1-5-21-4132408525-94602524-567801996-11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AC5"/>
    <w:rsid w:val="00036C61"/>
    <w:rsid w:val="000370D5"/>
    <w:rsid w:val="000654E5"/>
    <w:rsid w:val="000B2645"/>
    <w:rsid w:val="000C674A"/>
    <w:rsid w:val="000E469C"/>
    <w:rsid w:val="00171483"/>
    <w:rsid w:val="00171A17"/>
    <w:rsid w:val="001E4218"/>
    <w:rsid w:val="00235BB2"/>
    <w:rsid w:val="00287600"/>
    <w:rsid w:val="00296409"/>
    <w:rsid w:val="002F6E92"/>
    <w:rsid w:val="0036253F"/>
    <w:rsid w:val="003771C7"/>
    <w:rsid w:val="003A2AC5"/>
    <w:rsid w:val="00402952"/>
    <w:rsid w:val="004359C9"/>
    <w:rsid w:val="0049516A"/>
    <w:rsid w:val="004F41BD"/>
    <w:rsid w:val="0050066D"/>
    <w:rsid w:val="00501C30"/>
    <w:rsid w:val="00520D16"/>
    <w:rsid w:val="005B06EC"/>
    <w:rsid w:val="005C3090"/>
    <w:rsid w:val="005D45C1"/>
    <w:rsid w:val="006355F8"/>
    <w:rsid w:val="006F4CD1"/>
    <w:rsid w:val="007107DD"/>
    <w:rsid w:val="008013B7"/>
    <w:rsid w:val="00856FC9"/>
    <w:rsid w:val="008B1523"/>
    <w:rsid w:val="008F3356"/>
    <w:rsid w:val="00941478"/>
    <w:rsid w:val="00973D7B"/>
    <w:rsid w:val="00995E21"/>
    <w:rsid w:val="009C7979"/>
    <w:rsid w:val="00B30C67"/>
    <w:rsid w:val="00B47D61"/>
    <w:rsid w:val="00B532C2"/>
    <w:rsid w:val="00B60A9B"/>
    <w:rsid w:val="00B6634A"/>
    <w:rsid w:val="00BA17DD"/>
    <w:rsid w:val="00BE4ECB"/>
    <w:rsid w:val="00D01D2B"/>
    <w:rsid w:val="00D0529F"/>
    <w:rsid w:val="00DB6C62"/>
    <w:rsid w:val="00DD6C79"/>
    <w:rsid w:val="00E14BD5"/>
    <w:rsid w:val="00E23269"/>
    <w:rsid w:val="00E32F64"/>
    <w:rsid w:val="00E61A09"/>
    <w:rsid w:val="00EA1596"/>
    <w:rsid w:val="00EC0B8B"/>
    <w:rsid w:val="00F30699"/>
    <w:rsid w:val="00F31F3F"/>
    <w:rsid w:val="00F9047B"/>
    <w:rsid w:val="00FB467C"/>
    <w:rsid w:val="00FD1D8E"/>
    <w:rsid w:val="00FD2B78"/>
    <w:rsid w:val="00FF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E975"/>
  <w15:docId w15:val="{5CB8E4B8-1675-44FF-9684-0F4DFB2B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Car">
    <w:name w:val="Título Car"/>
    <w:basedOn w:val="Fuentedeprrafopredeter"/>
    <w:link w:val="Ttulo"/>
    <w:uiPriority w:val="10"/>
    <w:rsid w:val="00F9047B"/>
    <w:rPr>
      <w:sz w:val="56"/>
      <w:szCs w:val="56"/>
    </w:rPr>
  </w:style>
  <w:style w:type="paragraph" w:styleId="Textoindependiente">
    <w:name w:val="Body Text"/>
    <w:basedOn w:val="Normal"/>
    <w:link w:val="TextoindependienteCar"/>
    <w:uiPriority w:val="1"/>
    <w:semiHidden/>
    <w:unhideWhenUsed/>
    <w:qFormat/>
    <w:rsid w:val="00F9047B"/>
    <w:pPr>
      <w:widowControl w:val="0"/>
      <w:autoSpaceDE w:val="0"/>
      <w:autoSpaceDN w:val="0"/>
    </w:pPr>
    <w:rPr>
      <w:sz w:val="24"/>
      <w:szCs w:val="24"/>
      <w:lang w:val="es-ES"/>
    </w:rPr>
  </w:style>
  <w:style w:type="character" w:customStyle="1" w:styleId="TextoindependienteCar">
    <w:name w:val="Texto independiente Car"/>
    <w:basedOn w:val="Fuentedeprrafopredeter"/>
    <w:link w:val="Textoindependiente"/>
    <w:uiPriority w:val="1"/>
    <w:semiHidden/>
    <w:rsid w:val="00F9047B"/>
    <w:rPr>
      <w:sz w:val="24"/>
      <w:szCs w:val="24"/>
      <w:lang w:val="es-ES"/>
    </w:rPr>
  </w:style>
  <w:style w:type="paragraph" w:styleId="Encabezado">
    <w:name w:val="header"/>
    <w:basedOn w:val="Normal"/>
    <w:link w:val="EncabezadoCar"/>
    <w:uiPriority w:val="99"/>
    <w:unhideWhenUsed/>
    <w:rsid w:val="000B2645"/>
    <w:pPr>
      <w:tabs>
        <w:tab w:val="center" w:pos="4419"/>
        <w:tab w:val="right" w:pos="8838"/>
      </w:tabs>
    </w:pPr>
  </w:style>
  <w:style w:type="character" w:customStyle="1" w:styleId="EncabezadoCar">
    <w:name w:val="Encabezado Car"/>
    <w:basedOn w:val="Fuentedeprrafopredeter"/>
    <w:link w:val="Encabezado"/>
    <w:uiPriority w:val="99"/>
    <w:rsid w:val="000B2645"/>
  </w:style>
  <w:style w:type="paragraph" w:styleId="Piedepgina">
    <w:name w:val="footer"/>
    <w:basedOn w:val="Normal"/>
    <w:link w:val="PiedepginaCar"/>
    <w:uiPriority w:val="99"/>
    <w:unhideWhenUsed/>
    <w:rsid w:val="000B2645"/>
    <w:pPr>
      <w:tabs>
        <w:tab w:val="center" w:pos="4419"/>
        <w:tab w:val="right" w:pos="8838"/>
      </w:tabs>
    </w:pPr>
  </w:style>
  <w:style w:type="character" w:customStyle="1" w:styleId="PiedepginaCar">
    <w:name w:val="Pie de página Car"/>
    <w:basedOn w:val="Fuentedeprrafopredeter"/>
    <w:link w:val="Piedepgina"/>
    <w:uiPriority w:val="99"/>
    <w:rsid w:val="000B2645"/>
  </w:style>
  <w:style w:type="character" w:styleId="nfasis">
    <w:name w:val="Emphasis"/>
    <w:basedOn w:val="Fuentedeprrafopredeter"/>
    <w:uiPriority w:val="20"/>
    <w:qFormat/>
    <w:rsid w:val="00B6634A"/>
    <w:rPr>
      <w:i/>
      <w:iCs/>
    </w:rPr>
  </w:style>
  <w:style w:type="character" w:styleId="Textoennegrita">
    <w:name w:val="Strong"/>
    <w:basedOn w:val="Fuentedeprrafopredeter"/>
    <w:uiPriority w:val="22"/>
    <w:qFormat/>
    <w:rsid w:val="0050066D"/>
    <w:rPr>
      <w:b/>
      <w:bCs/>
    </w:rPr>
  </w:style>
  <w:style w:type="character" w:styleId="Refdecomentario">
    <w:name w:val="annotation reference"/>
    <w:basedOn w:val="Fuentedeprrafopredeter"/>
    <w:uiPriority w:val="99"/>
    <w:semiHidden/>
    <w:unhideWhenUsed/>
    <w:rsid w:val="005D45C1"/>
    <w:rPr>
      <w:sz w:val="16"/>
      <w:szCs w:val="16"/>
    </w:rPr>
  </w:style>
  <w:style w:type="paragraph" w:styleId="Textocomentario">
    <w:name w:val="annotation text"/>
    <w:basedOn w:val="Normal"/>
    <w:link w:val="TextocomentarioCar"/>
    <w:uiPriority w:val="99"/>
    <w:unhideWhenUsed/>
    <w:rsid w:val="005D45C1"/>
  </w:style>
  <w:style w:type="character" w:customStyle="1" w:styleId="TextocomentarioCar">
    <w:name w:val="Texto comentario Car"/>
    <w:basedOn w:val="Fuentedeprrafopredeter"/>
    <w:link w:val="Textocomentario"/>
    <w:uiPriority w:val="99"/>
    <w:rsid w:val="005D45C1"/>
  </w:style>
  <w:style w:type="paragraph" w:styleId="Asuntodelcomentario">
    <w:name w:val="annotation subject"/>
    <w:basedOn w:val="Textocomentario"/>
    <w:next w:val="Textocomentario"/>
    <w:link w:val="AsuntodelcomentarioCar"/>
    <w:uiPriority w:val="99"/>
    <w:semiHidden/>
    <w:unhideWhenUsed/>
    <w:rsid w:val="005D45C1"/>
    <w:rPr>
      <w:b/>
      <w:bCs/>
    </w:rPr>
  </w:style>
  <w:style w:type="character" w:customStyle="1" w:styleId="AsuntodelcomentarioCar">
    <w:name w:val="Asunto del comentario Car"/>
    <w:basedOn w:val="TextocomentarioCar"/>
    <w:link w:val="Asuntodelcomentario"/>
    <w:uiPriority w:val="99"/>
    <w:semiHidden/>
    <w:rsid w:val="005D45C1"/>
    <w:rPr>
      <w:b/>
      <w:bCs/>
    </w:rPr>
  </w:style>
  <w:style w:type="paragraph" w:styleId="Textodeglobo">
    <w:name w:val="Balloon Text"/>
    <w:basedOn w:val="Normal"/>
    <w:link w:val="TextodegloboCar"/>
    <w:uiPriority w:val="99"/>
    <w:semiHidden/>
    <w:unhideWhenUsed/>
    <w:rsid w:val="00DD6C7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D6C79"/>
    <w:rPr>
      <w:rFonts w:ascii="Segoe UI" w:hAnsi="Segoe UI" w:cs="Segoe UI"/>
      <w:sz w:val="18"/>
      <w:szCs w:val="18"/>
    </w:rPr>
  </w:style>
  <w:style w:type="paragraph" w:styleId="NormalWeb">
    <w:name w:val="Normal (Web)"/>
    <w:basedOn w:val="Normal"/>
    <w:uiPriority w:val="99"/>
    <w:semiHidden/>
    <w:unhideWhenUsed/>
    <w:rsid w:val="00520D16"/>
    <w:rPr>
      <w:sz w:val="24"/>
      <w:szCs w:val="24"/>
    </w:rPr>
  </w:style>
  <w:style w:type="paragraph" w:customStyle="1" w:styleId="isselectedend">
    <w:name w:val="isselectedend"/>
    <w:basedOn w:val="Normal"/>
    <w:rsid w:val="00235BB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034559">
      <w:bodyDiv w:val="1"/>
      <w:marLeft w:val="0"/>
      <w:marRight w:val="0"/>
      <w:marTop w:val="0"/>
      <w:marBottom w:val="0"/>
      <w:divBdr>
        <w:top w:val="none" w:sz="0" w:space="0" w:color="auto"/>
        <w:left w:val="none" w:sz="0" w:space="0" w:color="auto"/>
        <w:bottom w:val="none" w:sz="0" w:space="0" w:color="auto"/>
        <w:right w:val="none" w:sz="0" w:space="0" w:color="auto"/>
      </w:divBdr>
    </w:div>
    <w:div w:id="457382369">
      <w:bodyDiv w:val="1"/>
      <w:marLeft w:val="0"/>
      <w:marRight w:val="0"/>
      <w:marTop w:val="0"/>
      <w:marBottom w:val="0"/>
      <w:divBdr>
        <w:top w:val="none" w:sz="0" w:space="0" w:color="auto"/>
        <w:left w:val="none" w:sz="0" w:space="0" w:color="auto"/>
        <w:bottom w:val="none" w:sz="0" w:space="0" w:color="auto"/>
        <w:right w:val="none" w:sz="0" w:space="0" w:color="auto"/>
      </w:divBdr>
    </w:div>
    <w:div w:id="469133754">
      <w:bodyDiv w:val="1"/>
      <w:marLeft w:val="0"/>
      <w:marRight w:val="0"/>
      <w:marTop w:val="0"/>
      <w:marBottom w:val="0"/>
      <w:divBdr>
        <w:top w:val="none" w:sz="0" w:space="0" w:color="auto"/>
        <w:left w:val="none" w:sz="0" w:space="0" w:color="auto"/>
        <w:bottom w:val="none" w:sz="0" w:space="0" w:color="auto"/>
        <w:right w:val="none" w:sz="0" w:space="0" w:color="auto"/>
      </w:divBdr>
    </w:div>
    <w:div w:id="483203486">
      <w:bodyDiv w:val="1"/>
      <w:marLeft w:val="0"/>
      <w:marRight w:val="0"/>
      <w:marTop w:val="0"/>
      <w:marBottom w:val="0"/>
      <w:divBdr>
        <w:top w:val="none" w:sz="0" w:space="0" w:color="auto"/>
        <w:left w:val="none" w:sz="0" w:space="0" w:color="auto"/>
        <w:bottom w:val="none" w:sz="0" w:space="0" w:color="auto"/>
        <w:right w:val="none" w:sz="0" w:space="0" w:color="auto"/>
      </w:divBdr>
    </w:div>
    <w:div w:id="577835489">
      <w:bodyDiv w:val="1"/>
      <w:marLeft w:val="0"/>
      <w:marRight w:val="0"/>
      <w:marTop w:val="0"/>
      <w:marBottom w:val="0"/>
      <w:divBdr>
        <w:top w:val="none" w:sz="0" w:space="0" w:color="auto"/>
        <w:left w:val="none" w:sz="0" w:space="0" w:color="auto"/>
        <w:bottom w:val="none" w:sz="0" w:space="0" w:color="auto"/>
        <w:right w:val="none" w:sz="0" w:space="0" w:color="auto"/>
      </w:divBdr>
    </w:div>
    <w:div w:id="638874628">
      <w:bodyDiv w:val="1"/>
      <w:marLeft w:val="0"/>
      <w:marRight w:val="0"/>
      <w:marTop w:val="0"/>
      <w:marBottom w:val="0"/>
      <w:divBdr>
        <w:top w:val="none" w:sz="0" w:space="0" w:color="auto"/>
        <w:left w:val="none" w:sz="0" w:space="0" w:color="auto"/>
        <w:bottom w:val="none" w:sz="0" w:space="0" w:color="auto"/>
        <w:right w:val="none" w:sz="0" w:space="0" w:color="auto"/>
      </w:divBdr>
      <w:divsChild>
        <w:div w:id="892809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286000">
      <w:bodyDiv w:val="1"/>
      <w:marLeft w:val="0"/>
      <w:marRight w:val="0"/>
      <w:marTop w:val="0"/>
      <w:marBottom w:val="0"/>
      <w:divBdr>
        <w:top w:val="none" w:sz="0" w:space="0" w:color="auto"/>
        <w:left w:val="none" w:sz="0" w:space="0" w:color="auto"/>
        <w:bottom w:val="none" w:sz="0" w:space="0" w:color="auto"/>
        <w:right w:val="none" w:sz="0" w:space="0" w:color="auto"/>
      </w:divBdr>
    </w:div>
    <w:div w:id="848448899">
      <w:bodyDiv w:val="1"/>
      <w:marLeft w:val="0"/>
      <w:marRight w:val="0"/>
      <w:marTop w:val="0"/>
      <w:marBottom w:val="0"/>
      <w:divBdr>
        <w:top w:val="none" w:sz="0" w:space="0" w:color="auto"/>
        <w:left w:val="none" w:sz="0" w:space="0" w:color="auto"/>
        <w:bottom w:val="none" w:sz="0" w:space="0" w:color="auto"/>
        <w:right w:val="none" w:sz="0" w:space="0" w:color="auto"/>
      </w:divBdr>
    </w:div>
    <w:div w:id="978144149">
      <w:bodyDiv w:val="1"/>
      <w:marLeft w:val="0"/>
      <w:marRight w:val="0"/>
      <w:marTop w:val="0"/>
      <w:marBottom w:val="0"/>
      <w:divBdr>
        <w:top w:val="none" w:sz="0" w:space="0" w:color="auto"/>
        <w:left w:val="none" w:sz="0" w:space="0" w:color="auto"/>
        <w:bottom w:val="none" w:sz="0" w:space="0" w:color="auto"/>
        <w:right w:val="none" w:sz="0" w:space="0" w:color="auto"/>
      </w:divBdr>
      <w:divsChild>
        <w:div w:id="1800802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099655">
      <w:bodyDiv w:val="1"/>
      <w:marLeft w:val="0"/>
      <w:marRight w:val="0"/>
      <w:marTop w:val="0"/>
      <w:marBottom w:val="0"/>
      <w:divBdr>
        <w:top w:val="none" w:sz="0" w:space="0" w:color="auto"/>
        <w:left w:val="none" w:sz="0" w:space="0" w:color="auto"/>
        <w:bottom w:val="none" w:sz="0" w:space="0" w:color="auto"/>
        <w:right w:val="none" w:sz="0" w:space="0" w:color="auto"/>
      </w:divBdr>
      <w:divsChild>
        <w:div w:id="816918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487397">
      <w:bodyDiv w:val="1"/>
      <w:marLeft w:val="0"/>
      <w:marRight w:val="0"/>
      <w:marTop w:val="0"/>
      <w:marBottom w:val="0"/>
      <w:divBdr>
        <w:top w:val="none" w:sz="0" w:space="0" w:color="auto"/>
        <w:left w:val="none" w:sz="0" w:space="0" w:color="auto"/>
        <w:bottom w:val="none" w:sz="0" w:space="0" w:color="auto"/>
        <w:right w:val="none" w:sz="0" w:space="0" w:color="auto"/>
      </w:divBdr>
    </w:div>
    <w:div w:id="1214343399">
      <w:bodyDiv w:val="1"/>
      <w:marLeft w:val="0"/>
      <w:marRight w:val="0"/>
      <w:marTop w:val="0"/>
      <w:marBottom w:val="0"/>
      <w:divBdr>
        <w:top w:val="none" w:sz="0" w:space="0" w:color="auto"/>
        <w:left w:val="none" w:sz="0" w:space="0" w:color="auto"/>
        <w:bottom w:val="none" w:sz="0" w:space="0" w:color="auto"/>
        <w:right w:val="none" w:sz="0" w:space="0" w:color="auto"/>
      </w:divBdr>
    </w:div>
    <w:div w:id="1244611149">
      <w:bodyDiv w:val="1"/>
      <w:marLeft w:val="0"/>
      <w:marRight w:val="0"/>
      <w:marTop w:val="0"/>
      <w:marBottom w:val="0"/>
      <w:divBdr>
        <w:top w:val="none" w:sz="0" w:space="0" w:color="auto"/>
        <w:left w:val="none" w:sz="0" w:space="0" w:color="auto"/>
        <w:bottom w:val="none" w:sz="0" w:space="0" w:color="auto"/>
        <w:right w:val="none" w:sz="0" w:space="0" w:color="auto"/>
      </w:divBdr>
    </w:div>
    <w:div w:id="1253318236">
      <w:bodyDiv w:val="1"/>
      <w:marLeft w:val="0"/>
      <w:marRight w:val="0"/>
      <w:marTop w:val="0"/>
      <w:marBottom w:val="0"/>
      <w:divBdr>
        <w:top w:val="none" w:sz="0" w:space="0" w:color="auto"/>
        <w:left w:val="none" w:sz="0" w:space="0" w:color="auto"/>
        <w:bottom w:val="none" w:sz="0" w:space="0" w:color="auto"/>
        <w:right w:val="none" w:sz="0" w:space="0" w:color="auto"/>
      </w:divBdr>
    </w:div>
    <w:div w:id="1300065961">
      <w:bodyDiv w:val="1"/>
      <w:marLeft w:val="0"/>
      <w:marRight w:val="0"/>
      <w:marTop w:val="0"/>
      <w:marBottom w:val="0"/>
      <w:divBdr>
        <w:top w:val="none" w:sz="0" w:space="0" w:color="auto"/>
        <w:left w:val="none" w:sz="0" w:space="0" w:color="auto"/>
        <w:bottom w:val="none" w:sz="0" w:space="0" w:color="auto"/>
        <w:right w:val="none" w:sz="0" w:space="0" w:color="auto"/>
      </w:divBdr>
    </w:div>
    <w:div w:id="1342783468">
      <w:bodyDiv w:val="1"/>
      <w:marLeft w:val="0"/>
      <w:marRight w:val="0"/>
      <w:marTop w:val="0"/>
      <w:marBottom w:val="0"/>
      <w:divBdr>
        <w:top w:val="none" w:sz="0" w:space="0" w:color="auto"/>
        <w:left w:val="none" w:sz="0" w:space="0" w:color="auto"/>
        <w:bottom w:val="none" w:sz="0" w:space="0" w:color="auto"/>
        <w:right w:val="none" w:sz="0" w:space="0" w:color="auto"/>
      </w:divBdr>
      <w:divsChild>
        <w:div w:id="1841658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920579">
      <w:bodyDiv w:val="1"/>
      <w:marLeft w:val="0"/>
      <w:marRight w:val="0"/>
      <w:marTop w:val="0"/>
      <w:marBottom w:val="0"/>
      <w:divBdr>
        <w:top w:val="none" w:sz="0" w:space="0" w:color="auto"/>
        <w:left w:val="none" w:sz="0" w:space="0" w:color="auto"/>
        <w:bottom w:val="none" w:sz="0" w:space="0" w:color="auto"/>
        <w:right w:val="none" w:sz="0" w:space="0" w:color="auto"/>
      </w:divBdr>
    </w:div>
    <w:div w:id="1781291899">
      <w:bodyDiv w:val="1"/>
      <w:marLeft w:val="0"/>
      <w:marRight w:val="0"/>
      <w:marTop w:val="0"/>
      <w:marBottom w:val="0"/>
      <w:divBdr>
        <w:top w:val="none" w:sz="0" w:space="0" w:color="auto"/>
        <w:left w:val="none" w:sz="0" w:space="0" w:color="auto"/>
        <w:bottom w:val="none" w:sz="0" w:space="0" w:color="auto"/>
        <w:right w:val="none" w:sz="0" w:space="0" w:color="auto"/>
      </w:divBdr>
    </w:div>
    <w:div w:id="1786457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82048-AB2E-452C-BA1E-C502240E1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3110</Words>
  <Characters>17729</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CECE</cp:lastModifiedBy>
  <cp:revision>6</cp:revision>
  <dcterms:created xsi:type="dcterms:W3CDTF">2026-06-01T23:00:00Z</dcterms:created>
  <dcterms:modified xsi:type="dcterms:W3CDTF">2026-06-01T23:07:00Z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riptosClassAi">
    <vt:lpwstr>2-Restringida</vt:lpwstr>
  </property>
  <property fmtid="{D5CDD505-2E9C-101B-9397-08002B2CF9AE}" pid="3" name="MSIP_Label_bd27456f-54fe-4952-b490-e72a48cb4d98_Enabled">
    <vt:lpwstr>true</vt:lpwstr>
  </property>
  <property fmtid="{D5CDD505-2E9C-101B-9397-08002B2CF9AE}" pid="4" name="MSIP_Label_bd27456f-54fe-4952-b490-e72a48cb4d98_SetDate">
    <vt:lpwstr>2026-05-20T00:25:45Z</vt:lpwstr>
  </property>
  <property fmtid="{D5CDD505-2E9C-101B-9397-08002B2CF9AE}" pid="5" name="MSIP_Label_bd27456f-54fe-4952-b490-e72a48cb4d98_Method">
    <vt:lpwstr>Standard</vt:lpwstr>
  </property>
  <property fmtid="{D5CDD505-2E9C-101B-9397-08002B2CF9AE}" pid="6" name="MSIP_Label_bd27456f-54fe-4952-b490-e72a48cb4d98_Name">
    <vt:lpwstr>Interno</vt:lpwstr>
  </property>
  <property fmtid="{D5CDD505-2E9C-101B-9397-08002B2CF9AE}" pid="7" name="MSIP_Label_bd27456f-54fe-4952-b490-e72a48cb4d98_SiteId">
    <vt:lpwstr>30e6b430-40f8-4729-bc89-8e30110afb7c</vt:lpwstr>
  </property>
  <property fmtid="{D5CDD505-2E9C-101B-9397-08002B2CF9AE}" pid="8" name="MSIP_Label_bd27456f-54fe-4952-b490-e72a48cb4d98_ActionId">
    <vt:lpwstr>3fba5a44-1f8c-49bd-b858-ac93e453fe8c</vt:lpwstr>
  </property>
  <property fmtid="{D5CDD505-2E9C-101B-9397-08002B2CF9AE}" pid="9" name="MSIP_Label_bd27456f-54fe-4952-b490-e72a48cb4d98_ContentBits">
    <vt:lpwstr>0</vt:lpwstr>
  </property>
  <property fmtid="{D5CDD505-2E9C-101B-9397-08002B2CF9AE}" pid="10" name="MSIP_Label_bd27456f-54fe-4952-b490-e72a48cb4d98_Tag">
    <vt:lpwstr>10, 3, 0, 1</vt:lpwstr>
  </property>
</Properties>
</file>